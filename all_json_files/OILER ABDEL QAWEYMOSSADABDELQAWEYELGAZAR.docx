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185D1D94" w14:textId="77777777" w:rsidTr="00FF592A">
        <w:trPr>
          <w:trHeight w:hRule="exact" w:val="340"/>
        </w:trPr>
        <w:tc>
          <w:tcPr>
            <w:tcW w:w="1809" w:type="dxa"/>
            <w:vMerge w:val="restart"/>
            <w:vAlign w:val="center"/>
          </w:tcPr>
          <w:p w14:paraId="6C05D381"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52C71E3" wp14:editId="5519F96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368FF001"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4AF71ED2"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05662A92"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B7BD312"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1E0FB409" w14:textId="77777777" w:rsidTr="00FF592A">
        <w:trPr>
          <w:trHeight w:hRule="exact" w:val="340"/>
        </w:trPr>
        <w:tc>
          <w:tcPr>
            <w:tcW w:w="1809" w:type="dxa"/>
            <w:vMerge/>
            <w:vAlign w:val="center"/>
          </w:tcPr>
          <w:p w14:paraId="4744678B" w14:textId="77777777" w:rsidR="005E6A91" w:rsidRPr="00B60418" w:rsidRDefault="005E6A91" w:rsidP="005E6A91">
            <w:pPr>
              <w:pStyle w:val="Header"/>
              <w:rPr>
                <w:rFonts w:ascii="Verdana" w:hAnsi="Verdana" w:cs="Tahoma"/>
              </w:rPr>
            </w:pPr>
          </w:p>
        </w:tc>
        <w:tc>
          <w:tcPr>
            <w:tcW w:w="7122" w:type="dxa"/>
            <w:vMerge/>
            <w:vAlign w:val="center"/>
          </w:tcPr>
          <w:p w14:paraId="264522DA" w14:textId="77777777" w:rsidR="005E6A91" w:rsidRPr="00B60418" w:rsidRDefault="005E6A91" w:rsidP="005E6A91">
            <w:pPr>
              <w:pStyle w:val="Header"/>
              <w:rPr>
                <w:sz w:val="16"/>
                <w:szCs w:val="16"/>
              </w:rPr>
            </w:pPr>
          </w:p>
        </w:tc>
        <w:tc>
          <w:tcPr>
            <w:tcW w:w="1075" w:type="dxa"/>
            <w:vAlign w:val="center"/>
          </w:tcPr>
          <w:p w14:paraId="4556D97D"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2FE27783" w14:textId="77777777" w:rsidR="005E6A91" w:rsidRPr="00B60418" w:rsidRDefault="009B70A2" w:rsidP="008B16CF">
            <w:pPr>
              <w:pStyle w:val="Header"/>
              <w:ind w:right="-144"/>
              <w:rPr>
                <w:sz w:val="12"/>
                <w:szCs w:val="12"/>
              </w:rPr>
            </w:pPr>
            <w:r>
              <w:rPr>
                <w:sz w:val="12"/>
                <w:szCs w:val="12"/>
              </w:rPr>
              <w:t>01.02.2024</w:t>
            </w:r>
          </w:p>
        </w:tc>
      </w:tr>
      <w:tr w:rsidR="00BA68EE" w:rsidRPr="00B60418" w14:paraId="6F95AC6A" w14:textId="77777777" w:rsidTr="00FF592A">
        <w:trPr>
          <w:trHeight w:hRule="exact" w:val="340"/>
        </w:trPr>
        <w:tc>
          <w:tcPr>
            <w:tcW w:w="1809" w:type="dxa"/>
            <w:vMerge/>
            <w:vAlign w:val="center"/>
          </w:tcPr>
          <w:p w14:paraId="5B7A6FC5"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031EC2BE"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4E21B542"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7E3394B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1BDC5AD7"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79F6036B" w14:textId="77777777" w:rsidTr="00FF592A">
        <w:trPr>
          <w:trHeight w:hRule="exact" w:val="340"/>
        </w:trPr>
        <w:tc>
          <w:tcPr>
            <w:tcW w:w="1809" w:type="dxa"/>
            <w:vMerge/>
            <w:vAlign w:val="center"/>
          </w:tcPr>
          <w:p w14:paraId="5C045531"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2D452E37" w14:textId="77777777" w:rsidR="005803E0" w:rsidRPr="00B60418" w:rsidRDefault="005803E0" w:rsidP="005803E0">
            <w:pPr>
              <w:pStyle w:val="Header"/>
              <w:jc w:val="center"/>
              <w:rPr>
                <w:b/>
                <w:bCs/>
                <w:sz w:val="22"/>
                <w:szCs w:val="22"/>
              </w:rPr>
            </w:pPr>
          </w:p>
        </w:tc>
        <w:tc>
          <w:tcPr>
            <w:tcW w:w="1075" w:type="dxa"/>
            <w:vAlign w:val="center"/>
          </w:tcPr>
          <w:p w14:paraId="520ABFA8"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01677B68" w14:textId="77777777" w:rsidR="005803E0" w:rsidRPr="00B60418" w:rsidRDefault="00937CDF" w:rsidP="005803E0">
            <w:pPr>
              <w:pStyle w:val="Header"/>
              <w:rPr>
                <w:rFonts w:cs="Tahoma"/>
                <w:sz w:val="12"/>
                <w:szCs w:val="12"/>
              </w:rPr>
            </w:pPr>
            <w:r>
              <w:rPr>
                <w:rFonts w:cs="Tahoma"/>
                <w:sz w:val="12"/>
                <w:szCs w:val="12"/>
              </w:rPr>
              <w:t>4</w:t>
            </w:r>
          </w:p>
        </w:tc>
      </w:tr>
    </w:tbl>
    <w:p w14:paraId="6DEE1A61"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2288E17D" w14:textId="77777777" w:rsidTr="009E3F00">
        <w:trPr>
          <w:trHeight w:hRule="exact" w:val="370"/>
        </w:trPr>
        <w:tc>
          <w:tcPr>
            <w:tcW w:w="3982" w:type="dxa"/>
            <w:shd w:val="clear" w:color="auto" w:fill="D9D9D9"/>
            <w:vAlign w:val="center"/>
          </w:tcPr>
          <w:p w14:paraId="6276E00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57CDF22" w14:textId="77777777" w:rsidR="0043189E" w:rsidRPr="00B60418" w:rsidRDefault="00065994" w:rsidP="00331B0A">
            <w:pPr>
              <w:rPr>
                <w:rFonts w:ascii="Arial" w:hAnsi="Arial"/>
                <w:b/>
                <w:bCs/>
                <w:noProof/>
                <w:lang w:val="en-US" w:eastAsia="en-US"/>
              </w:rPr>
            </w:pPr>
            <w:r>
              <w:rPr>
                <w:rFonts w:ascii="Arial" w:hAnsi="Arial"/>
                <w:sz w:val="18"/>
                <w:szCs w:val="18"/>
                <w:lang w:val="en-US"/>
              </w:rPr>
              <w:t xml:space="preserve">Abel </w:t>
            </w:r>
            <w:r w:rsidR="005B3496" w:rsidRPr="00B60418">
              <w:rPr>
                <w:rFonts w:ascii="Arial" w:hAnsi="Arial"/>
                <w:sz w:val="18"/>
                <w:szCs w:val="18"/>
                <w:lang w:val="en-US"/>
              </w:rPr>
              <w:t>Seafarer Engine</w:t>
            </w:r>
          </w:p>
        </w:tc>
      </w:tr>
      <w:tr w:rsidR="0043189E" w:rsidRPr="00B60418" w14:paraId="0264E862" w14:textId="77777777" w:rsidTr="009E3F00">
        <w:trPr>
          <w:trHeight w:hRule="exact" w:val="340"/>
        </w:trPr>
        <w:tc>
          <w:tcPr>
            <w:tcW w:w="3982" w:type="dxa"/>
            <w:shd w:val="clear" w:color="auto" w:fill="D9D9D9"/>
            <w:vAlign w:val="center"/>
          </w:tcPr>
          <w:p w14:paraId="783F2C7B"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A9A741B" w14:textId="4BED106E" w:rsidR="0043189E" w:rsidRPr="00B60418" w:rsidRDefault="00D819F4" w:rsidP="00331B0A">
            <w:pPr>
              <w:rPr>
                <w:rFonts w:ascii="Arial" w:hAnsi="Arial"/>
                <w:b/>
                <w:bCs/>
                <w:noProof/>
                <w:lang w:val="en-US" w:eastAsia="en-US"/>
              </w:rPr>
            </w:pPr>
            <w:r w:rsidRPr="00D819F4">
              <w:rPr>
                <w:rFonts w:ascii="Arial" w:hAnsi="Arial"/>
                <w:b/>
                <w:bCs/>
                <w:noProof/>
                <w:lang w:val="en-US" w:eastAsia="en-US"/>
              </w:rPr>
              <w:t>ER-3.170</w:t>
            </w:r>
          </w:p>
        </w:tc>
      </w:tr>
      <w:tr w:rsidR="0043189E" w:rsidRPr="00B60418" w14:paraId="552718D1" w14:textId="77777777" w:rsidTr="009E3F00">
        <w:trPr>
          <w:trHeight w:hRule="exact" w:val="340"/>
        </w:trPr>
        <w:tc>
          <w:tcPr>
            <w:tcW w:w="3982" w:type="dxa"/>
            <w:tcBorders>
              <w:bottom w:val="single" w:sz="4" w:space="0" w:color="auto"/>
            </w:tcBorders>
            <w:shd w:val="clear" w:color="auto" w:fill="D9D9D9"/>
            <w:vAlign w:val="center"/>
          </w:tcPr>
          <w:p w14:paraId="7433B065"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E0306C1" w14:textId="77777777" w:rsidR="0043189E" w:rsidRPr="00B60418" w:rsidRDefault="005B3496" w:rsidP="00331B0A">
            <w:pPr>
              <w:rPr>
                <w:rFonts w:ascii="Arial" w:hAnsi="Arial"/>
                <w:b/>
                <w:bCs/>
                <w:noProof/>
                <w:lang w:val="en-US" w:eastAsia="en-US"/>
              </w:rPr>
            </w:pPr>
            <w:r>
              <w:rPr>
                <w:rFonts w:ascii="Adobe Gothic Std B" w:eastAsia="Adobe Gothic Std B" w:hAnsi="Adobe Gothic Std B"/>
                <w:sz w:val="18"/>
                <w:szCs w:val="18"/>
                <w:lang w:eastAsia="en-US"/>
              </w:rPr>
              <w:t>ASST. MECHANIC</w:t>
            </w:r>
          </w:p>
        </w:tc>
      </w:tr>
      <w:tr w:rsidR="0043189E" w:rsidRPr="00B60418" w14:paraId="35932D05" w14:textId="77777777" w:rsidTr="009E3F00">
        <w:trPr>
          <w:trHeight w:hRule="exact" w:val="340"/>
        </w:trPr>
        <w:tc>
          <w:tcPr>
            <w:tcW w:w="3982" w:type="dxa"/>
            <w:shd w:val="clear" w:color="auto" w:fill="D9D9D9"/>
            <w:vAlign w:val="center"/>
          </w:tcPr>
          <w:p w14:paraId="57EFE9C2"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9E79D88" w14:textId="23C12BE5" w:rsidR="0043189E" w:rsidRPr="00B60418" w:rsidRDefault="00D819F4" w:rsidP="00331B0A">
            <w:pPr>
              <w:rPr>
                <w:rFonts w:ascii="Arial" w:hAnsi="Arial"/>
                <w:b/>
                <w:bCs/>
                <w:noProof/>
                <w:lang w:val="en-US" w:eastAsia="en-US"/>
              </w:rPr>
            </w:pPr>
            <w:r>
              <w:rPr>
                <w:rFonts w:ascii="Arial" w:hAnsi="Arial"/>
                <w:b/>
                <w:bCs/>
                <w:noProof/>
                <w:lang w:val="en-US" w:eastAsia="en-US"/>
              </w:rPr>
              <w:t>6/6/2024</w:t>
            </w:r>
          </w:p>
        </w:tc>
      </w:tr>
      <w:tr w:rsidR="0043189E" w:rsidRPr="00B60418" w14:paraId="24E2A9FA" w14:textId="77777777" w:rsidTr="009E3F00">
        <w:trPr>
          <w:trHeight w:hRule="exact" w:val="340"/>
        </w:trPr>
        <w:tc>
          <w:tcPr>
            <w:tcW w:w="3982" w:type="dxa"/>
            <w:shd w:val="clear" w:color="auto" w:fill="D9D9D9"/>
            <w:vAlign w:val="center"/>
          </w:tcPr>
          <w:p w14:paraId="6A32DEA6"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3C946B3C" w14:textId="77777777" w:rsidR="0043189E" w:rsidRPr="00B60418" w:rsidRDefault="0043189E" w:rsidP="00331B0A">
            <w:pPr>
              <w:rPr>
                <w:rFonts w:ascii="Arial" w:hAnsi="Arial"/>
                <w:b/>
                <w:bCs/>
                <w:noProof/>
                <w:lang w:val="en-US" w:eastAsia="en-US"/>
              </w:rPr>
            </w:pPr>
          </w:p>
        </w:tc>
      </w:tr>
      <w:tr w:rsidR="0043189E" w:rsidRPr="00B60418" w14:paraId="2C423285" w14:textId="77777777" w:rsidTr="009E3F00">
        <w:trPr>
          <w:trHeight w:hRule="exact" w:val="340"/>
        </w:trPr>
        <w:tc>
          <w:tcPr>
            <w:tcW w:w="3982" w:type="dxa"/>
            <w:shd w:val="clear" w:color="auto" w:fill="D9D9D9"/>
            <w:vAlign w:val="center"/>
          </w:tcPr>
          <w:p w14:paraId="269F92BF"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52CD6255" w14:textId="77777777" w:rsidR="0043189E" w:rsidRPr="00B60418" w:rsidRDefault="005B3496" w:rsidP="00331B0A">
            <w:pPr>
              <w:rPr>
                <w:rFonts w:ascii="Arial" w:hAnsi="Arial"/>
                <w:b/>
                <w:bCs/>
                <w:noProof/>
                <w:lang w:val="en-US" w:eastAsia="en-US"/>
              </w:rPr>
            </w:pPr>
            <w:r>
              <w:rPr>
                <w:rFonts w:ascii="Arial" w:hAnsi="Arial"/>
                <w:b/>
                <w:bCs/>
                <w:noProof/>
                <w:lang w:val="en-US" w:eastAsia="en-US"/>
              </w:rPr>
              <w:t>900$/800</w:t>
            </w:r>
          </w:p>
        </w:tc>
      </w:tr>
    </w:tbl>
    <w:p w14:paraId="0298D16A" w14:textId="6CC2619B" w:rsidR="005803E0" w:rsidRPr="00B60418" w:rsidRDefault="00751EA4"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608148B1" wp14:editId="58D48A16">
                <wp:simplePos x="0" y="0"/>
                <wp:positionH relativeFrom="column">
                  <wp:posOffset>5718810</wp:posOffset>
                </wp:positionH>
                <wp:positionV relativeFrom="paragraph">
                  <wp:posOffset>8255</wp:posOffset>
                </wp:positionV>
                <wp:extent cx="1417320" cy="1310640"/>
                <wp:effectExtent l="0" t="0" r="0" b="3810"/>
                <wp:wrapNone/>
                <wp:docPr id="74736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F6FD616" w14:textId="77777777" w:rsidR="00AD67B5" w:rsidRPr="00FA0686" w:rsidRDefault="00AD67B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8148B1"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1F6FD616" w14:textId="77777777" w:rsidR="00AD67B5" w:rsidRPr="00FA0686" w:rsidRDefault="00AD67B5" w:rsidP="00FA0686">
                      <w:pPr>
                        <w:jc w:val="center"/>
                        <w:rPr>
                          <w:rFonts w:asciiTheme="minorBidi" w:hAnsiTheme="minorBidi" w:cstheme="minorBidi"/>
                        </w:rPr>
                      </w:pPr>
                    </w:p>
                  </w:txbxContent>
                </v:textbox>
              </v:shape>
            </w:pict>
          </mc:Fallback>
        </mc:AlternateContent>
      </w:r>
    </w:p>
    <w:p w14:paraId="3BA692B8" w14:textId="77777777" w:rsidR="005803E0" w:rsidRPr="00B60418" w:rsidRDefault="005803E0" w:rsidP="005803E0">
      <w:pPr>
        <w:rPr>
          <w:lang w:bidi="ar-EG"/>
        </w:rPr>
      </w:pPr>
    </w:p>
    <w:p w14:paraId="00577411" w14:textId="77777777" w:rsidR="005803E0" w:rsidRPr="00B60418" w:rsidRDefault="005803E0" w:rsidP="005803E0">
      <w:pPr>
        <w:rPr>
          <w:lang w:bidi="ar-EG"/>
        </w:rPr>
      </w:pPr>
    </w:p>
    <w:p w14:paraId="360C64C7" w14:textId="77777777" w:rsidR="005803E0" w:rsidRDefault="005803E0" w:rsidP="005803E0">
      <w:pPr>
        <w:rPr>
          <w:lang w:bidi="ar-EG"/>
        </w:rPr>
      </w:pPr>
    </w:p>
    <w:p w14:paraId="1482ED68" w14:textId="77777777" w:rsidR="00D875CB" w:rsidRPr="00D875CB" w:rsidRDefault="00D875CB" w:rsidP="00D875CB">
      <w:pPr>
        <w:rPr>
          <w:lang w:bidi="ar-EG"/>
        </w:rPr>
      </w:pPr>
    </w:p>
    <w:p w14:paraId="7DDA58BD" w14:textId="77777777" w:rsidR="00D875CB" w:rsidRPr="00D875CB" w:rsidRDefault="00D875CB" w:rsidP="00D875CB">
      <w:pPr>
        <w:rPr>
          <w:lang w:bidi="ar-EG"/>
        </w:rPr>
      </w:pPr>
    </w:p>
    <w:tbl>
      <w:tblPr>
        <w:tblpPr w:leftFromText="180" w:rightFromText="180" w:vertAnchor="text" w:horzAnchor="margin" w:tblpY="927"/>
        <w:tblW w:w="1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gridCol w:w="4230"/>
      </w:tblGrid>
      <w:tr w:rsidR="000325F6" w:rsidRPr="00B60418" w14:paraId="4525E4A8" w14:textId="77777777" w:rsidTr="009733C9">
        <w:trPr>
          <w:gridAfter w:val="1"/>
          <w:wAfter w:w="4230" w:type="dxa"/>
          <w:cantSplit/>
          <w:trHeight w:val="326"/>
        </w:trPr>
        <w:tc>
          <w:tcPr>
            <w:tcW w:w="11270" w:type="dxa"/>
            <w:gridSpan w:val="23"/>
            <w:shd w:val="clear" w:color="auto" w:fill="D9D9D9"/>
            <w:vAlign w:val="center"/>
          </w:tcPr>
          <w:p w14:paraId="3C8B4013"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4EFB19F7" w14:textId="77777777" w:rsidTr="009733C9">
        <w:trPr>
          <w:gridAfter w:val="1"/>
          <w:wAfter w:w="4230" w:type="dxa"/>
          <w:trHeight w:hRule="exact" w:val="308"/>
        </w:trPr>
        <w:tc>
          <w:tcPr>
            <w:tcW w:w="2160" w:type="dxa"/>
            <w:shd w:val="pct5" w:color="auto" w:fill="auto"/>
            <w:vAlign w:val="center"/>
          </w:tcPr>
          <w:p w14:paraId="59C1CD02"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tbl>
            <w:tblPr>
              <w:tblpPr w:leftFromText="180" w:rightFromText="180" w:bottomFromText="200" w:vertAnchor="text" w:horzAnchor="margin" w:tblpY="1668"/>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7035"/>
            </w:tblGrid>
            <w:tr w:rsidR="009733C9" w14:paraId="641E8330" w14:textId="77777777" w:rsidTr="009733C9">
              <w:trPr>
                <w:trHeight w:val="295"/>
              </w:trPr>
              <w:tc>
                <w:tcPr>
                  <w:tcW w:w="9106" w:type="dxa"/>
                  <w:gridSpan w:val="2"/>
                  <w:tcBorders>
                    <w:top w:val="single" w:sz="4" w:space="0" w:color="auto"/>
                    <w:left w:val="single" w:sz="4" w:space="0" w:color="auto"/>
                    <w:bottom w:val="single" w:sz="4" w:space="0" w:color="auto"/>
                    <w:right w:val="single" w:sz="4" w:space="0" w:color="auto"/>
                  </w:tcBorders>
                  <w:vAlign w:val="center"/>
                  <w:hideMark/>
                </w:tcPr>
                <w:p w14:paraId="7AE2A69B" w14:textId="7617C0E7" w:rsidR="009733C9" w:rsidRPr="00794CBF" w:rsidRDefault="00794CBF" w:rsidP="009733C9">
                  <w:pPr>
                    <w:spacing w:before="40" w:after="40" w:line="276" w:lineRule="auto"/>
                    <w:rPr>
                      <w:rFonts w:ascii="Arial" w:hAnsi="Arial"/>
                      <w:bCs/>
                      <w:sz w:val="18"/>
                      <w:szCs w:val="18"/>
                      <w:lang w:val="en-US"/>
                    </w:rPr>
                  </w:pPr>
                  <w:r w:rsidRPr="00794CBF">
                    <w:rPr>
                      <w:rFonts w:ascii="Arial" w:hAnsi="Arial"/>
                      <w:bCs/>
                      <w:sz w:val="18"/>
                      <w:szCs w:val="18"/>
                      <w:lang w:val="en-US"/>
                    </w:rPr>
                    <w:t>ABDEL</w:t>
                  </w:r>
                  <w:r w:rsidR="00751EA4" w:rsidRPr="00794CBF">
                    <w:rPr>
                      <w:rFonts w:ascii="Arial" w:hAnsi="Arial" w:hint="cs"/>
                      <w:bCs/>
                      <w:sz w:val="18"/>
                      <w:szCs w:val="18"/>
                      <w:rtl/>
                      <w:lang w:val="en-US"/>
                    </w:rPr>
                    <w:t xml:space="preserve"> </w:t>
                  </w:r>
                  <w:r w:rsidRPr="00794CBF">
                    <w:rPr>
                      <w:rFonts w:ascii="Arial" w:hAnsi="Arial"/>
                      <w:bCs/>
                      <w:sz w:val="18"/>
                      <w:szCs w:val="18"/>
                      <w:lang w:val="en-US"/>
                    </w:rPr>
                    <w:t>QAWEYMOSSADABDELQAWEYELGAZAR</w:t>
                  </w:r>
                </w:p>
              </w:tc>
            </w:tr>
            <w:tr w:rsidR="009733C9" w14:paraId="4FCC147E" w14:textId="77777777" w:rsidTr="009733C9">
              <w:trPr>
                <w:gridAfter w:val="1"/>
                <w:wAfter w:w="5687" w:type="dxa"/>
                <w:trHeight w:val="308"/>
              </w:trPr>
              <w:tc>
                <w:tcPr>
                  <w:tcW w:w="3419" w:type="dxa"/>
                  <w:tcBorders>
                    <w:top w:val="single" w:sz="4" w:space="0" w:color="auto"/>
                    <w:left w:val="single" w:sz="4" w:space="0" w:color="auto"/>
                    <w:bottom w:val="single" w:sz="4" w:space="0" w:color="auto"/>
                    <w:right w:val="single" w:sz="4" w:space="0" w:color="auto"/>
                  </w:tcBorders>
                  <w:vAlign w:val="center"/>
                  <w:hideMark/>
                </w:tcPr>
                <w:p w14:paraId="019BC473" w14:textId="73CB8FC7" w:rsidR="009733C9" w:rsidRDefault="00751EA4" w:rsidP="009733C9">
                  <w:pPr>
                    <w:spacing w:before="40" w:after="40" w:line="276" w:lineRule="auto"/>
                    <w:rPr>
                      <w:rFonts w:ascii="Arial" w:hAnsi="Arial"/>
                      <w:sz w:val="18"/>
                      <w:szCs w:val="18"/>
                      <w:lang w:val="en-US"/>
                    </w:rPr>
                  </w:pPr>
                  <w:r>
                    <w:rPr>
                      <w:rFonts w:ascii="Arial" w:hAnsi="Arial"/>
                      <w:sz w:val="18"/>
                      <w:szCs w:val="18"/>
                      <w:lang w:val="en-US"/>
                    </w:rPr>
                    <w:t>17/2/1998</w:t>
                  </w:r>
                </w:p>
              </w:tc>
            </w:tr>
            <w:tr w:rsidR="009733C9" w14:paraId="6972C6E9" w14:textId="77777777" w:rsidTr="009733C9">
              <w:trPr>
                <w:gridAfter w:val="1"/>
                <w:wAfter w:w="5687" w:type="dxa"/>
                <w:trHeight w:val="308"/>
              </w:trPr>
              <w:tc>
                <w:tcPr>
                  <w:tcW w:w="3419" w:type="dxa"/>
                  <w:tcBorders>
                    <w:top w:val="single" w:sz="4" w:space="0" w:color="auto"/>
                    <w:left w:val="single" w:sz="4" w:space="0" w:color="auto"/>
                    <w:bottom w:val="single" w:sz="4" w:space="0" w:color="auto"/>
                    <w:right w:val="single" w:sz="4" w:space="0" w:color="auto"/>
                  </w:tcBorders>
                  <w:vAlign w:val="center"/>
                  <w:hideMark/>
                </w:tcPr>
                <w:p w14:paraId="633AFFC3" w14:textId="34CE1E19" w:rsidR="009733C9" w:rsidRDefault="00751EA4" w:rsidP="009733C9">
                  <w:pPr>
                    <w:spacing w:before="40" w:after="40" w:line="276" w:lineRule="auto"/>
                    <w:rPr>
                      <w:rFonts w:ascii="Arial" w:hAnsi="Arial"/>
                      <w:sz w:val="18"/>
                      <w:szCs w:val="18"/>
                      <w:lang w:val="en-US"/>
                    </w:rPr>
                  </w:pPr>
                  <w:r>
                    <w:rPr>
                      <w:rFonts w:ascii="Arial" w:hAnsi="Arial"/>
                      <w:sz w:val="18"/>
                      <w:szCs w:val="18"/>
                      <w:lang w:val="en-US"/>
                    </w:rPr>
                    <w:t>SINGLE</w:t>
                  </w:r>
                </w:p>
              </w:tc>
            </w:tr>
            <w:tr w:rsidR="009733C9" w14:paraId="571BCB58" w14:textId="77777777" w:rsidTr="009733C9">
              <w:trPr>
                <w:gridAfter w:val="1"/>
                <w:wAfter w:w="5687" w:type="dxa"/>
                <w:trHeight w:val="308"/>
              </w:trPr>
              <w:tc>
                <w:tcPr>
                  <w:tcW w:w="3419" w:type="dxa"/>
                  <w:tcBorders>
                    <w:top w:val="single" w:sz="4" w:space="0" w:color="auto"/>
                    <w:left w:val="single" w:sz="4" w:space="0" w:color="auto"/>
                    <w:bottom w:val="single" w:sz="4" w:space="0" w:color="auto"/>
                    <w:right w:val="single" w:sz="4" w:space="0" w:color="auto"/>
                  </w:tcBorders>
                  <w:vAlign w:val="center"/>
                  <w:hideMark/>
                </w:tcPr>
                <w:p w14:paraId="7345C823" w14:textId="6916A8AC" w:rsidR="009733C9" w:rsidRDefault="00751EA4" w:rsidP="009733C9">
                  <w:pPr>
                    <w:spacing w:before="40" w:after="40" w:line="276" w:lineRule="auto"/>
                    <w:rPr>
                      <w:rFonts w:ascii="Arial" w:hAnsi="Arial"/>
                      <w:sz w:val="18"/>
                      <w:szCs w:val="18"/>
                      <w:lang w:val="en-US"/>
                    </w:rPr>
                  </w:pPr>
                  <w:r>
                    <w:rPr>
                      <w:rFonts w:ascii="Arial" w:hAnsi="Arial"/>
                      <w:sz w:val="18"/>
                      <w:szCs w:val="18"/>
                      <w:lang w:val="en-US"/>
                    </w:rPr>
                    <w:t>175CM</w:t>
                  </w:r>
                </w:p>
              </w:tc>
            </w:tr>
            <w:tr w:rsidR="009733C9" w14:paraId="2F58027E" w14:textId="77777777" w:rsidTr="009733C9">
              <w:trPr>
                <w:gridAfter w:val="1"/>
                <w:wAfter w:w="5687" w:type="dxa"/>
                <w:trHeight w:val="308"/>
              </w:trPr>
              <w:tc>
                <w:tcPr>
                  <w:tcW w:w="3419" w:type="dxa"/>
                  <w:tcBorders>
                    <w:top w:val="single" w:sz="4" w:space="0" w:color="auto"/>
                    <w:left w:val="single" w:sz="4" w:space="0" w:color="auto"/>
                    <w:bottom w:val="single" w:sz="4" w:space="0" w:color="auto"/>
                    <w:right w:val="single" w:sz="4" w:space="0" w:color="auto"/>
                  </w:tcBorders>
                  <w:vAlign w:val="center"/>
                  <w:hideMark/>
                </w:tcPr>
                <w:p w14:paraId="6054C6B5" w14:textId="4E6A67FF" w:rsidR="009733C9" w:rsidRDefault="00751EA4" w:rsidP="009733C9">
                  <w:pPr>
                    <w:spacing w:before="40" w:after="40" w:line="276" w:lineRule="auto"/>
                    <w:rPr>
                      <w:rFonts w:ascii="Arial" w:hAnsi="Arial"/>
                      <w:b/>
                      <w:bCs/>
                      <w:sz w:val="18"/>
                      <w:szCs w:val="18"/>
                      <w:lang w:val="en-US"/>
                    </w:rPr>
                  </w:pPr>
                  <w:r>
                    <w:rPr>
                      <w:rFonts w:ascii="Arial" w:hAnsi="Arial"/>
                      <w:b/>
                      <w:bCs/>
                      <w:sz w:val="18"/>
                      <w:szCs w:val="18"/>
                      <w:lang w:val="en-US"/>
                    </w:rPr>
                    <w:t>80</w:t>
                  </w:r>
                </w:p>
              </w:tc>
            </w:tr>
          </w:tbl>
          <w:p w14:paraId="5E647576" w14:textId="77777777" w:rsidR="000325F6" w:rsidRPr="00B60418" w:rsidRDefault="000325F6" w:rsidP="000325F6">
            <w:pPr>
              <w:spacing w:before="40" w:after="40"/>
              <w:rPr>
                <w:rFonts w:ascii="Arial" w:hAnsi="Arial"/>
                <w:sz w:val="18"/>
                <w:szCs w:val="18"/>
                <w:lang w:val="en-US"/>
              </w:rPr>
            </w:pPr>
          </w:p>
        </w:tc>
      </w:tr>
      <w:tr w:rsidR="00C57341" w:rsidRPr="00B60418" w14:paraId="64205654" w14:textId="77777777" w:rsidTr="009733C9">
        <w:trPr>
          <w:gridAfter w:val="1"/>
          <w:wAfter w:w="4230" w:type="dxa"/>
          <w:trHeight w:hRule="exact" w:val="308"/>
        </w:trPr>
        <w:tc>
          <w:tcPr>
            <w:tcW w:w="2160" w:type="dxa"/>
            <w:shd w:val="pct5" w:color="auto" w:fill="auto"/>
            <w:vAlign w:val="center"/>
          </w:tcPr>
          <w:p w14:paraId="121FFA5D" w14:textId="77777777" w:rsidR="00C57341" w:rsidRPr="00B60418" w:rsidRDefault="00C57341" w:rsidP="00C57341">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6FD48F42" w14:textId="77777777" w:rsidR="00C57341" w:rsidRPr="0006278A" w:rsidRDefault="00C57341" w:rsidP="00C57341">
            <w:pPr>
              <w:spacing w:before="40" w:after="40"/>
              <w:rPr>
                <w:rFonts w:ascii="Arial" w:hAnsi="Arial"/>
                <w:sz w:val="18"/>
                <w:szCs w:val="18"/>
                <w:lang w:val="en-US"/>
              </w:rPr>
            </w:pPr>
            <w:r>
              <w:rPr>
                <w:rFonts w:ascii="Arial" w:hAnsi="Arial"/>
                <w:sz w:val="18"/>
                <w:szCs w:val="18"/>
                <w:lang w:val="en-US"/>
              </w:rPr>
              <w:t>17/2/1998</w:t>
            </w:r>
          </w:p>
        </w:tc>
        <w:tc>
          <w:tcPr>
            <w:tcW w:w="1717" w:type="dxa"/>
            <w:gridSpan w:val="5"/>
            <w:shd w:val="pct5" w:color="auto" w:fill="auto"/>
            <w:vAlign w:val="center"/>
          </w:tcPr>
          <w:p w14:paraId="4888D023" w14:textId="77777777" w:rsidR="00C57341" w:rsidRPr="00B60418" w:rsidRDefault="00C57341" w:rsidP="00C57341">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43A59D9D" w14:textId="77777777" w:rsidR="00C57341" w:rsidRPr="0006278A" w:rsidRDefault="00EB4887" w:rsidP="00C57341">
            <w:pPr>
              <w:spacing w:before="40" w:after="40"/>
              <w:rPr>
                <w:rFonts w:ascii="Arial" w:hAnsi="Arial"/>
                <w:sz w:val="18"/>
                <w:szCs w:val="18"/>
                <w:lang w:val="en-US"/>
              </w:rPr>
            </w:pPr>
            <w:r>
              <w:rPr>
                <w:rFonts w:ascii="Arial" w:hAnsi="Arial"/>
                <w:lang w:val="en-US"/>
              </w:rPr>
              <w:t xml:space="preserve">Single   </w:t>
            </w:r>
          </w:p>
        </w:tc>
        <w:tc>
          <w:tcPr>
            <w:tcW w:w="2072" w:type="dxa"/>
            <w:gridSpan w:val="5"/>
            <w:vAlign w:val="center"/>
          </w:tcPr>
          <w:p w14:paraId="439C7424" w14:textId="77777777" w:rsidR="00C57341" w:rsidRPr="00B60418" w:rsidRDefault="005B3496" w:rsidP="00C57341">
            <w:pPr>
              <w:spacing w:before="40" w:after="40"/>
              <w:rPr>
                <w:rFonts w:ascii="Arial" w:hAnsi="Arial"/>
                <w:sz w:val="18"/>
                <w:szCs w:val="18"/>
                <w:lang w:val="en-US"/>
              </w:rPr>
            </w:pPr>
            <w:r>
              <w:rPr>
                <w:rFonts w:ascii="Arial" w:hAnsi="Arial"/>
                <w:lang w:val="en-US"/>
              </w:rPr>
              <w:t xml:space="preserve">Married </w:t>
            </w:r>
            <w:r w:rsidR="00E02A67" w:rsidRPr="00B60418">
              <w:rPr>
                <w:rFonts w:ascii="Arial" w:hAnsi="Arial"/>
                <w:b/>
                <w:bCs/>
                <w:lang w:val="en-US"/>
              </w:rPr>
              <w:fldChar w:fldCharType="begin">
                <w:ffData>
                  <w:name w:val=""/>
                  <w:enabled/>
                  <w:calcOnExit/>
                  <w:checkBox>
                    <w:sizeAuto/>
                    <w:default w:val="0"/>
                  </w:checkBox>
                </w:ffData>
              </w:fldChar>
            </w:r>
            <w:r w:rsidR="00C57341"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r>
              <w:rPr>
                <w:rFonts w:ascii="Arial" w:hAnsi="Arial"/>
                <w:sz w:val="18"/>
                <w:szCs w:val="18"/>
                <w:lang w:val="en-US"/>
              </w:rPr>
              <w:t>NO</w:t>
            </w:r>
          </w:p>
        </w:tc>
      </w:tr>
      <w:tr w:rsidR="00C57341" w:rsidRPr="00B60418" w14:paraId="539BBE7E" w14:textId="77777777" w:rsidTr="009733C9">
        <w:trPr>
          <w:gridAfter w:val="1"/>
          <w:wAfter w:w="4230" w:type="dxa"/>
          <w:trHeight w:hRule="exact" w:val="308"/>
        </w:trPr>
        <w:tc>
          <w:tcPr>
            <w:tcW w:w="2160" w:type="dxa"/>
            <w:shd w:val="pct5" w:color="auto" w:fill="auto"/>
            <w:vAlign w:val="center"/>
          </w:tcPr>
          <w:p w14:paraId="479CB8C5" w14:textId="77777777" w:rsidR="00C57341" w:rsidRPr="00B60418" w:rsidRDefault="00C57341" w:rsidP="00C57341">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26938C1" w14:textId="77777777" w:rsidR="00C57341" w:rsidRPr="0006278A" w:rsidRDefault="003E26D9" w:rsidP="00C57341">
            <w:pPr>
              <w:spacing w:before="40" w:after="40"/>
              <w:rPr>
                <w:rFonts w:ascii="Arial" w:hAnsi="Arial"/>
                <w:sz w:val="18"/>
                <w:szCs w:val="18"/>
                <w:lang w:val="en-US"/>
              </w:rPr>
            </w:pPr>
            <w:r>
              <w:rPr>
                <w:rFonts w:ascii="Arial" w:hAnsi="Arial"/>
                <w:sz w:val="18"/>
                <w:szCs w:val="18"/>
                <w:lang w:val="en-US"/>
              </w:rPr>
              <w:t>S</w:t>
            </w:r>
            <w:r w:rsidR="00C57341">
              <w:rPr>
                <w:rFonts w:ascii="Arial" w:hAnsi="Arial"/>
                <w:sz w:val="18"/>
                <w:szCs w:val="18"/>
                <w:lang w:val="en-US"/>
              </w:rPr>
              <w:t>ingle</w:t>
            </w:r>
          </w:p>
        </w:tc>
        <w:tc>
          <w:tcPr>
            <w:tcW w:w="1717" w:type="dxa"/>
            <w:gridSpan w:val="5"/>
            <w:shd w:val="pct5" w:color="auto" w:fill="auto"/>
            <w:vAlign w:val="center"/>
          </w:tcPr>
          <w:p w14:paraId="79B3201F" w14:textId="77777777" w:rsidR="00C57341" w:rsidRPr="00B60418" w:rsidRDefault="00C57341" w:rsidP="00C57341">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67E4478F" w14:textId="77777777" w:rsidR="00C57341" w:rsidRPr="0006278A" w:rsidRDefault="00EB4887" w:rsidP="00EB4887">
            <w:pPr>
              <w:spacing w:before="40" w:after="40"/>
              <w:rPr>
                <w:rFonts w:ascii="Arial" w:hAnsi="Arial"/>
                <w:sz w:val="18"/>
                <w:szCs w:val="18"/>
                <w:lang w:val="en-US"/>
              </w:rPr>
            </w:pPr>
            <w:r>
              <w:rPr>
                <w:rFonts w:ascii="Arial" w:hAnsi="Arial"/>
                <w:sz w:val="18"/>
                <w:szCs w:val="18"/>
                <w:lang w:val="en-US"/>
              </w:rPr>
              <w:t>175cm</w:t>
            </w:r>
          </w:p>
        </w:tc>
        <w:tc>
          <w:tcPr>
            <w:tcW w:w="1281" w:type="dxa"/>
            <w:gridSpan w:val="5"/>
            <w:shd w:val="clear" w:color="auto" w:fill="F2F2F2"/>
            <w:vAlign w:val="center"/>
          </w:tcPr>
          <w:p w14:paraId="3B9A345B" w14:textId="77777777" w:rsidR="00C57341" w:rsidRPr="00B60418" w:rsidRDefault="00C57341" w:rsidP="00C57341">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25D7671E" w14:textId="77777777" w:rsidR="00C57341" w:rsidRPr="0006278A" w:rsidRDefault="00C57341" w:rsidP="00C57341">
            <w:pPr>
              <w:spacing w:before="40" w:after="40"/>
              <w:rPr>
                <w:rFonts w:ascii="Arial" w:hAnsi="Arial"/>
                <w:sz w:val="18"/>
                <w:szCs w:val="18"/>
                <w:lang w:val="en-US"/>
              </w:rPr>
            </w:pPr>
            <w:r>
              <w:rPr>
                <w:rFonts w:ascii="Arial" w:hAnsi="Arial"/>
                <w:sz w:val="18"/>
                <w:szCs w:val="18"/>
                <w:lang w:val="en-US"/>
              </w:rPr>
              <w:t>80</w:t>
            </w:r>
          </w:p>
        </w:tc>
      </w:tr>
      <w:tr w:rsidR="0067244E" w:rsidRPr="00B60418" w14:paraId="529BB02F" w14:textId="77777777" w:rsidTr="009733C9">
        <w:trPr>
          <w:gridAfter w:val="1"/>
          <w:wAfter w:w="4230" w:type="dxa"/>
          <w:trHeight w:hRule="exact" w:val="308"/>
        </w:trPr>
        <w:tc>
          <w:tcPr>
            <w:tcW w:w="2160" w:type="dxa"/>
            <w:shd w:val="pct5" w:color="auto" w:fill="auto"/>
            <w:vAlign w:val="center"/>
          </w:tcPr>
          <w:p w14:paraId="18E7C463" w14:textId="77777777" w:rsidR="0067244E" w:rsidRPr="00B60418" w:rsidRDefault="0067244E" w:rsidP="0067244E">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0E65D0ED" w14:textId="77777777" w:rsidR="0067244E" w:rsidRPr="0006278A" w:rsidRDefault="00EB4887" w:rsidP="0067244E">
            <w:pPr>
              <w:spacing w:before="40" w:after="40"/>
              <w:rPr>
                <w:rFonts w:ascii="Arial" w:hAnsi="Arial"/>
                <w:sz w:val="18"/>
                <w:szCs w:val="18"/>
                <w:lang w:val="en-US"/>
              </w:rPr>
            </w:pPr>
            <w:r>
              <w:rPr>
                <w:rFonts w:ascii="Arial" w:hAnsi="Arial"/>
                <w:sz w:val="18"/>
                <w:szCs w:val="18"/>
                <w:lang w:val="en-US"/>
              </w:rPr>
              <w:t>Berma-</w:t>
            </w:r>
            <w:proofErr w:type="spellStart"/>
            <w:r>
              <w:rPr>
                <w:rFonts w:ascii="Arial" w:hAnsi="Arial"/>
                <w:sz w:val="18"/>
                <w:szCs w:val="18"/>
                <w:lang w:val="en-US"/>
              </w:rPr>
              <w:t>tanta</w:t>
            </w:r>
            <w:proofErr w:type="spellEnd"/>
            <w:r>
              <w:rPr>
                <w:rFonts w:ascii="Arial" w:hAnsi="Arial"/>
                <w:sz w:val="18"/>
                <w:szCs w:val="18"/>
                <w:lang w:val="en-US"/>
              </w:rPr>
              <w:t>-Gharbiya</w:t>
            </w:r>
          </w:p>
        </w:tc>
        <w:tc>
          <w:tcPr>
            <w:tcW w:w="1717" w:type="dxa"/>
            <w:gridSpan w:val="5"/>
            <w:shd w:val="pct5" w:color="auto" w:fill="auto"/>
            <w:vAlign w:val="center"/>
          </w:tcPr>
          <w:p w14:paraId="730CC818" w14:textId="77777777" w:rsidR="0067244E" w:rsidRPr="00B60418" w:rsidRDefault="0067244E" w:rsidP="0067244E">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4C65432B" w14:textId="77777777" w:rsidR="0067244E" w:rsidRPr="0006278A" w:rsidRDefault="00EB4887" w:rsidP="0067244E">
            <w:pPr>
              <w:spacing w:before="40" w:after="40"/>
              <w:rPr>
                <w:rFonts w:ascii="Arial" w:hAnsi="Arial"/>
                <w:sz w:val="18"/>
                <w:szCs w:val="18"/>
                <w:lang w:val="en-US"/>
              </w:rPr>
            </w:pPr>
            <w:r>
              <w:rPr>
                <w:rFonts w:ascii="Arial" w:hAnsi="Arial"/>
                <w:sz w:val="18"/>
                <w:szCs w:val="18"/>
                <w:lang w:val="en-US"/>
              </w:rPr>
              <w:t>175cm</w:t>
            </w:r>
          </w:p>
        </w:tc>
        <w:tc>
          <w:tcPr>
            <w:tcW w:w="1281" w:type="dxa"/>
            <w:gridSpan w:val="5"/>
            <w:shd w:val="clear" w:color="auto" w:fill="F2F2F2"/>
            <w:vAlign w:val="center"/>
          </w:tcPr>
          <w:p w14:paraId="63CEAB99" w14:textId="77777777" w:rsidR="0067244E" w:rsidRPr="00B60418" w:rsidRDefault="0067244E" w:rsidP="0067244E">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0A9A0AC4" w14:textId="77777777" w:rsidR="0067244E" w:rsidRPr="0006278A" w:rsidRDefault="0067244E" w:rsidP="0067244E">
            <w:pPr>
              <w:spacing w:before="40" w:after="40"/>
              <w:rPr>
                <w:rFonts w:ascii="Arial" w:hAnsi="Arial"/>
                <w:sz w:val="18"/>
                <w:szCs w:val="18"/>
                <w:lang w:val="en-US"/>
              </w:rPr>
            </w:pPr>
            <w:r>
              <w:rPr>
                <w:rFonts w:ascii="Arial" w:hAnsi="Arial"/>
                <w:sz w:val="18"/>
                <w:szCs w:val="18"/>
                <w:lang w:val="en-US"/>
              </w:rPr>
              <w:t>XL</w:t>
            </w:r>
          </w:p>
        </w:tc>
      </w:tr>
      <w:tr w:rsidR="0067244E" w:rsidRPr="00B60418" w14:paraId="093C26BB" w14:textId="77777777" w:rsidTr="009733C9">
        <w:trPr>
          <w:gridAfter w:val="1"/>
          <w:wAfter w:w="4230" w:type="dxa"/>
          <w:trHeight w:hRule="exact" w:val="308"/>
        </w:trPr>
        <w:tc>
          <w:tcPr>
            <w:tcW w:w="2160" w:type="dxa"/>
            <w:shd w:val="pct5" w:color="auto" w:fill="auto"/>
            <w:vAlign w:val="center"/>
          </w:tcPr>
          <w:p w14:paraId="39C2D0A5" w14:textId="77777777" w:rsidR="0067244E" w:rsidRPr="00B60418" w:rsidRDefault="0067244E" w:rsidP="0067244E">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1CB0E0E" w14:textId="77777777" w:rsidR="0067244E" w:rsidRPr="00BC3A45" w:rsidRDefault="00901715" w:rsidP="0067244E">
            <w:pPr>
              <w:spacing w:before="40" w:after="40"/>
              <w:rPr>
                <w:rFonts w:ascii="Arial" w:hAnsi="Arial"/>
                <w:b/>
                <w:bCs/>
                <w:sz w:val="18"/>
                <w:szCs w:val="18"/>
                <w:lang w:val="en-US"/>
              </w:rPr>
            </w:pPr>
            <w:r w:rsidRPr="00D9375F">
              <w:rPr>
                <w:rFonts w:ascii="Adobe Gothic Std B" w:eastAsia="Adobe Gothic Std B" w:hAnsi="Adobe Gothic Std B"/>
                <w:color w:val="000000"/>
                <w:szCs w:val="24"/>
                <w:lang w:eastAsia="en-US"/>
              </w:rPr>
              <w:t>Alexandria</w:t>
            </w:r>
          </w:p>
        </w:tc>
        <w:tc>
          <w:tcPr>
            <w:tcW w:w="1717" w:type="dxa"/>
            <w:gridSpan w:val="5"/>
            <w:shd w:val="pct5" w:color="auto" w:fill="auto"/>
            <w:vAlign w:val="center"/>
          </w:tcPr>
          <w:p w14:paraId="65E6E6D5" w14:textId="77777777" w:rsidR="0067244E" w:rsidRPr="00B60418" w:rsidRDefault="0067244E" w:rsidP="0067244E">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6632589D" w14:textId="77777777" w:rsidR="0067244E" w:rsidRPr="00BC3A45" w:rsidRDefault="0067244E" w:rsidP="0067244E">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347E6AB5" w14:textId="77777777" w:rsidR="0067244E" w:rsidRPr="00B60418" w:rsidRDefault="0067244E" w:rsidP="0067244E">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0D07C44" w14:textId="77777777" w:rsidR="0067244E" w:rsidRPr="00BC3A45" w:rsidRDefault="0067244E" w:rsidP="0067244E">
            <w:pPr>
              <w:spacing w:before="40" w:after="40"/>
              <w:rPr>
                <w:rFonts w:ascii="Arial" w:hAnsi="Arial"/>
                <w:b/>
                <w:bCs/>
                <w:sz w:val="18"/>
                <w:szCs w:val="18"/>
                <w:lang w:val="en-US"/>
              </w:rPr>
            </w:pPr>
            <w:r>
              <w:rPr>
                <w:rFonts w:ascii="Arial" w:hAnsi="Arial"/>
                <w:b/>
                <w:bCs/>
                <w:sz w:val="18"/>
                <w:szCs w:val="18"/>
                <w:lang w:val="en-US"/>
              </w:rPr>
              <w:t>43</w:t>
            </w:r>
          </w:p>
        </w:tc>
      </w:tr>
      <w:tr w:rsidR="0067244E" w:rsidRPr="00B60418" w14:paraId="45315A01" w14:textId="77777777" w:rsidTr="009733C9">
        <w:trPr>
          <w:trHeight w:hRule="exact" w:val="327"/>
        </w:trPr>
        <w:tc>
          <w:tcPr>
            <w:tcW w:w="11270" w:type="dxa"/>
            <w:gridSpan w:val="23"/>
            <w:shd w:val="clear" w:color="auto" w:fill="D9D9D9" w:themeFill="background1" w:themeFillShade="D9"/>
            <w:vAlign w:val="center"/>
          </w:tcPr>
          <w:p w14:paraId="63A6884E" w14:textId="77777777" w:rsidR="0067244E" w:rsidRPr="00B60418" w:rsidRDefault="0067244E" w:rsidP="0067244E">
            <w:pPr>
              <w:spacing w:before="40" w:after="40"/>
              <w:rPr>
                <w:rFonts w:ascii="Arial" w:hAnsi="Arial"/>
                <w:b/>
                <w:sz w:val="22"/>
                <w:lang w:val="en-US"/>
              </w:rPr>
            </w:pPr>
            <w:r w:rsidRPr="00B60418">
              <w:rPr>
                <w:rFonts w:ascii="Arial" w:hAnsi="Arial"/>
                <w:b/>
                <w:sz w:val="22"/>
                <w:lang w:val="en-US"/>
              </w:rPr>
              <w:t>2. EDUCATION</w:t>
            </w:r>
          </w:p>
        </w:tc>
        <w:tc>
          <w:tcPr>
            <w:tcW w:w="4230" w:type="dxa"/>
            <w:vAlign w:val="center"/>
          </w:tcPr>
          <w:p w14:paraId="06C81745" w14:textId="77777777" w:rsidR="0067244E" w:rsidRDefault="0067244E" w:rsidP="0067244E">
            <w:pPr>
              <w:spacing w:before="40" w:after="40" w:line="276" w:lineRule="auto"/>
              <w:rPr>
                <w:rFonts w:ascii="Arial" w:hAnsi="Arial"/>
                <w:b/>
                <w:bCs/>
                <w:sz w:val="18"/>
                <w:szCs w:val="18"/>
                <w:lang w:val="en-US"/>
              </w:rPr>
            </w:pPr>
            <w:r>
              <w:rPr>
                <w:rFonts w:ascii="Arial" w:hAnsi="Arial"/>
                <w:b/>
                <w:bCs/>
                <w:sz w:val="18"/>
                <w:szCs w:val="18"/>
                <w:lang w:val="en-US"/>
              </w:rPr>
              <w:t>80</w:t>
            </w:r>
          </w:p>
        </w:tc>
      </w:tr>
      <w:tr w:rsidR="0067244E" w:rsidRPr="00B60418" w14:paraId="01219018" w14:textId="77777777" w:rsidTr="009733C9">
        <w:trPr>
          <w:gridAfter w:val="1"/>
          <w:wAfter w:w="4230" w:type="dxa"/>
          <w:trHeight w:hRule="exact" w:val="308"/>
        </w:trPr>
        <w:tc>
          <w:tcPr>
            <w:tcW w:w="2160" w:type="dxa"/>
            <w:shd w:val="pct5" w:color="auto" w:fill="auto"/>
            <w:vAlign w:val="center"/>
          </w:tcPr>
          <w:p w14:paraId="1156AB16" w14:textId="77777777" w:rsidR="0067244E" w:rsidRPr="00B60418" w:rsidRDefault="0067244E" w:rsidP="0067244E">
            <w:pPr>
              <w:rPr>
                <w:rFonts w:ascii="Arial" w:hAnsi="Arial"/>
                <w:lang w:val="en-US"/>
              </w:rPr>
            </w:pPr>
            <w:r w:rsidRPr="00B60418">
              <w:rPr>
                <w:rFonts w:ascii="Arial" w:hAnsi="Arial"/>
                <w:lang w:val="en-US"/>
              </w:rPr>
              <w:t>College / School</w:t>
            </w:r>
          </w:p>
        </w:tc>
        <w:tc>
          <w:tcPr>
            <w:tcW w:w="9110" w:type="dxa"/>
            <w:gridSpan w:val="22"/>
            <w:vAlign w:val="center"/>
          </w:tcPr>
          <w:p w14:paraId="44EE32D9" w14:textId="77777777" w:rsidR="0067244E" w:rsidRPr="00B60418" w:rsidRDefault="00EB4887" w:rsidP="0067244E">
            <w:pPr>
              <w:spacing w:before="40" w:after="40"/>
              <w:rPr>
                <w:rFonts w:ascii="Arial" w:hAnsi="Arial"/>
                <w:lang w:val="en-US"/>
              </w:rPr>
            </w:pPr>
            <w:r>
              <w:rPr>
                <w:rFonts w:ascii="Arial" w:hAnsi="Arial"/>
                <w:lang w:val="en-US"/>
              </w:rPr>
              <w:t xml:space="preserve">Naval </w:t>
            </w:r>
            <w:proofErr w:type="spellStart"/>
            <w:proofErr w:type="gramStart"/>
            <w:r>
              <w:rPr>
                <w:rFonts w:ascii="Arial" w:hAnsi="Arial"/>
                <w:lang w:val="en-US"/>
              </w:rPr>
              <w:t>facilitiesinstitute.portsaid</w:t>
            </w:r>
            <w:proofErr w:type="spellEnd"/>
            <w:proofErr w:type="gramEnd"/>
          </w:p>
        </w:tc>
      </w:tr>
      <w:tr w:rsidR="0067244E" w:rsidRPr="00B60418" w14:paraId="1BB61974" w14:textId="77777777" w:rsidTr="009733C9">
        <w:trPr>
          <w:gridAfter w:val="1"/>
          <w:wAfter w:w="4230" w:type="dxa"/>
          <w:trHeight w:hRule="exact" w:val="284"/>
        </w:trPr>
        <w:tc>
          <w:tcPr>
            <w:tcW w:w="2160" w:type="dxa"/>
            <w:shd w:val="pct5" w:color="auto" w:fill="auto"/>
            <w:vAlign w:val="center"/>
          </w:tcPr>
          <w:p w14:paraId="7FA19359" w14:textId="77777777" w:rsidR="0067244E" w:rsidRPr="00B60418" w:rsidRDefault="0067244E" w:rsidP="0067244E">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749ECB18" w14:textId="77777777" w:rsidR="0067244E" w:rsidRPr="00B60418" w:rsidRDefault="0067244E" w:rsidP="0067244E">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0AE25693" w14:textId="77777777" w:rsidR="0067244E" w:rsidRPr="00B60418" w:rsidRDefault="0067244E" w:rsidP="0067244E">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28200CD0" w14:textId="77777777" w:rsidR="0067244E" w:rsidRPr="00B60418" w:rsidRDefault="0067244E" w:rsidP="0067244E">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70983F02" w14:textId="77777777" w:rsidR="0067244E" w:rsidRPr="00B60418" w:rsidRDefault="0067244E" w:rsidP="0067244E">
            <w:pPr>
              <w:spacing w:before="40" w:after="40"/>
              <w:jc w:val="center"/>
              <w:rPr>
                <w:b/>
                <w:sz w:val="16"/>
              </w:rPr>
            </w:pPr>
            <w:r w:rsidRPr="00B60418">
              <w:rPr>
                <w:rFonts w:ascii="Arial" w:hAnsi="Arial"/>
                <w:lang w:val="en-US"/>
              </w:rPr>
              <w:t>Issued At</w:t>
            </w:r>
          </w:p>
        </w:tc>
      </w:tr>
      <w:tr w:rsidR="00EB4887" w:rsidRPr="00B60418" w14:paraId="024A2B10" w14:textId="77777777" w:rsidTr="009733C9">
        <w:trPr>
          <w:gridAfter w:val="1"/>
          <w:wAfter w:w="4230" w:type="dxa"/>
          <w:trHeight w:hRule="exact" w:val="284"/>
        </w:trPr>
        <w:tc>
          <w:tcPr>
            <w:tcW w:w="2160" w:type="dxa"/>
            <w:shd w:val="pct5" w:color="auto" w:fill="auto"/>
            <w:vAlign w:val="center"/>
          </w:tcPr>
          <w:p w14:paraId="33FB3602" w14:textId="77777777" w:rsidR="00EB4887" w:rsidRPr="003E5832" w:rsidRDefault="00EB4887" w:rsidP="00EB4887">
            <w:pPr>
              <w:rPr>
                <w:rFonts w:ascii="Arial" w:hAnsi="Arial"/>
                <w:lang w:val="en-US"/>
              </w:rPr>
            </w:pPr>
            <w:r>
              <w:rPr>
                <w:rFonts w:ascii="Arial" w:hAnsi="Arial"/>
                <w:lang w:val="en-US"/>
              </w:rPr>
              <w:t>2018</w:t>
            </w:r>
          </w:p>
        </w:tc>
        <w:tc>
          <w:tcPr>
            <w:tcW w:w="2471" w:type="dxa"/>
            <w:gridSpan w:val="4"/>
            <w:vAlign w:val="center"/>
          </w:tcPr>
          <w:p w14:paraId="4753AD6A" w14:textId="77777777" w:rsidR="00EB4887" w:rsidRPr="009F43F9" w:rsidRDefault="00EB4887" w:rsidP="00EB4887">
            <w:pPr>
              <w:spacing w:before="40" w:after="40"/>
              <w:rPr>
                <w:rFonts w:ascii="Arial" w:hAnsi="Arial"/>
                <w:lang w:val="en-US" w:bidi="ar-EG"/>
              </w:rPr>
            </w:pPr>
            <w:r>
              <w:rPr>
                <w:rFonts w:ascii="Arial" w:hAnsi="Arial"/>
                <w:lang w:val="en-US" w:bidi="ar-EG"/>
              </w:rPr>
              <w:t>Mayo</w:t>
            </w:r>
          </w:p>
        </w:tc>
        <w:tc>
          <w:tcPr>
            <w:tcW w:w="1557" w:type="dxa"/>
            <w:gridSpan w:val="3"/>
            <w:vAlign w:val="center"/>
          </w:tcPr>
          <w:p w14:paraId="7030884F" w14:textId="77777777" w:rsidR="00EB4887" w:rsidRPr="009F43F9" w:rsidRDefault="00EB4887" w:rsidP="00EB4887">
            <w:pPr>
              <w:spacing w:before="40" w:after="40"/>
              <w:rPr>
                <w:rFonts w:ascii="Arial" w:hAnsi="Arial"/>
                <w:lang w:val="en-US" w:bidi="ar-EG"/>
              </w:rPr>
            </w:pPr>
            <w:r>
              <w:rPr>
                <w:rFonts w:ascii="Arial" w:hAnsi="Arial"/>
                <w:lang w:val="en-US" w:bidi="ar-EG"/>
              </w:rPr>
              <w:t>89.78%</w:t>
            </w:r>
          </w:p>
        </w:tc>
        <w:tc>
          <w:tcPr>
            <w:tcW w:w="2472" w:type="dxa"/>
            <w:gridSpan w:val="8"/>
            <w:vAlign w:val="center"/>
          </w:tcPr>
          <w:p w14:paraId="10EA1F83" w14:textId="77777777" w:rsidR="00EB4887" w:rsidRPr="009F43F9" w:rsidRDefault="00EB4887" w:rsidP="00EB4887">
            <w:pPr>
              <w:spacing w:before="40" w:after="40"/>
              <w:rPr>
                <w:rFonts w:ascii="Arial" w:hAnsi="Arial"/>
                <w:lang w:val="en-US" w:bidi="ar-EG"/>
              </w:rPr>
            </w:pPr>
          </w:p>
        </w:tc>
        <w:tc>
          <w:tcPr>
            <w:tcW w:w="2610" w:type="dxa"/>
            <w:gridSpan w:val="7"/>
            <w:vAlign w:val="center"/>
          </w:tcPr>
          <w:p w14:paraId="00C78BC8" w14:textId="77777777" w:rsidR="00EB4887" w:rsidRPr="009F43F9" w:rsidRDefault="00EB4887" w:rsidP="00EB4887">
            <w:pPr>
              <w:spacing w:before="40" w:after="40"/>
              <w:rPr>
                <w:rFonts w:ascii="Arial" w:hAnsi="Arial"/>
                <w:lang w:val="en-US" w:bidi="ar-EG"/>
              </w:rPr>
            </w:pPr>
            <w:r>
              <w:rPr>
                <w:rFonts w:ascii="Arial" w:hAnsi="Arial"/>
                <w:lang w:val="en-US" w:bidi="ar-EG"/>
              </w:rPr>
              <w:t>12/9/22020</w:t>
            </w:r>
          </w:p>
        </w:tc>
      </w:tr>
      <w:tr w:rsidR="00EB4887" w:rsidRPr="00B60418" w14:paraId="25A5A32F" w14:textId="77777777" w:rsidTr="009733C9">
        <w:trPr>
          <w:gridAfter w:val="1"/>
          <w:wAfter w:w="4230" w:type="dxa"/>
          <w:trHeight w:hRule="exact" w:val="284"/>
        </w:trPr>
        <w:tc>
          <w:tcPr>
            <w:tcW w:w="2160" w:type="dxa"/>
            <w:shd w:val="pct5" w:color="auto" w:fill="auto"/>
            <w:vAlign w:val="center"/>
          </w:tcPr>
          <w:p w14:paraId="7262A927" w14:textId="77777777" w:rsidR="00EB4887" w:rsidRPr="00B60418" w:rsidRDefault="00EB4887" w:rsidP="00EB4887">
            <w:pPr>
              <w:rPr>
                <w:rFonts w:ascii="Arial" w:hAnsi="Arial"/>
                <w:lang w:val="en-US"/>
              </w:rPr>
            </w:pPr>
            <w:r w:rsidRPr="00B60418">
              <w:rPr>
                <w:rFonts w:ascii="Arial" w:hAnsi="Arial"/>
                <w:lang w:val="en-US"/>
              </w:rPr>
              <w:t>English Language</w:t>
            </w:r>
          </w:p>
          <w:p w14:paraId="4E00262D" w14:textId="77777777" w:rsidR="00EB4887" w:rsidRPr="00B60418" w:rsidRDefault="00EB4887" w:rsidP="00EB4887">
            <w:pPr>
              <w:spacing w:before="40" w:after="40"/>
              <w:rPr>
                <w:rFonts w:ascii="Arial" w:hAnsi="Arial"/>
                <w:lang w:val="en-US"/>
              </w:rPr>
            </w:pPr>
          </w:p>
        </w:tc>
        <w:tc>
          <w:tcPr>
            <w:tcW w:w="2880" w:type="dxa"/>
            <w:gridSpan w:val="5"/>
          </w:tcPr>
          <w:p w14:paraId="76C57851" w14:textId="77777777" w:rsidR="00EB4887" w:rsidRPr="00B60418" w:rsidRDefault="00EB4887" w:rsidP="00EB4887">
            <w:pPr>
              <w:spacing w:before="40" w:after="40"/>
              <w:jc w:val="center"/>
              <w:rPr>
                <w:rFonts w:ascii="Arial" w:hAnsi="Arial"/>
                <w:lang w:val="en-US"/>
              </w:rPr>
            </w:pPr>
            <w:r w:rsidRPr="00B60418">
              <w:rPr>
                <w:rFonts w:ascii="Arial" w:hAnsi="Arial"/>
                <w:lang w:val="en-US"/>
              </w:rPr>
              <w:t xml:space="preserve">Fluent          </w:t>
            </w:r>
            <w:r w:rsidR="00E02A6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p>
        </w:tc>
        <w:tc>
          <w:tcPr>
            <w:tcW w:w="2245" w:type="dxa"/>
            <w:gridSpan w:val="5"/>
          </w:tcPr>
          <w:p w14:paraId="10A5B1D1" w14:textId="77777777" w:rsidR="00EB4887" w:rsidRPr="003E26D9" w:rsidRDefault="00EB4887" w:rsidP="003E26D9">
            <w:pPr>
              <w:pStyle w:val="ListParagraph"/>
              <w:numPr>
                <w:ilvl w:val="0"/>
                <w:numId w:val="3"/>
              </w:numPr>
              <w:spacing w:before="40" w:after="40"/>
              <w:jc w:val="center"/>
              <w:rPr>
                <w:rFonts w:ascii="Arial" w:hAnsi="Arial"/>
                <w:lang w:val="en-US"/>
              </w:rPr>
            </w:pPr>
            <w:r w:rsidRPr="003E26D9">
              <w:rPr>
                <w:rFonts w:ascii="Arial" w:hAnsi="Arial"/>
                <w:lang w:val="en-US"/>
              </w:rPr>
              <w:t xml:space="preserve">Good          </w:t>
            </w:r>
            <w:bookmarkStart w:id="0" w:name="Check2"/>
            <w:r w:rsidR="00E02A67" w:rsidRPr="003E26D9">
              <w:rPr>
                <w:rFonts w:ascii="Arial" w:hAnsi="Arial"/>
                <w:b/>
                <w:bCs/>
                <w:lang w:val="en-US"/>
              </w:rPr>
              <w:fldChar w:fldCharType="begin">
                <w:ffData>
                  <w:name w:val="Check2"/>
                  <w:enabled/>
                  <w:calcOnExit/>
                  <w:checkBox>
                    <w:sizeAuto/>
                    <w:default w:val="0"/>
                  </w:checkBox>
                </w:ffData>
              </w:fldChar>
            </w:r>
            <w:r w:rsidR="00901715" w:rsidRPr="003E26D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3E26D9">
              <w:rPr>
                <w:rFonts w:ascii="Arial" w:hAnsi="Arial"/>
                <w:b/>
                <w:bCs/>
                <w:lang w:val="en-US"/>
              </w:rPr>
              <w:fldChar w:fldCharType="end"/>
            </w:r>
            <w:bookmarkEnd w:id="0"/>
          </w:p>
        </w:tc>
        <w:tc>
          <w:tcPr>
            <w:tcW w:w="1375" w:type="dxa"/>
            <w:gridSpan w:val="5"/>
          </w:tcPr>
          <w:p w14:paraId="3FA3521A" w14:textId="77777777" w:rsidR="00EB4887" w:rsidRPr="00B60418" w:rsidRDefault="00EB4887" w:rsidP="00EB4887">
            <w:pPr>
              <w:spacing w:before="40" w:after="40"/>
              <w:jc w:val="center"/>
              <w:rPr>
                <w:rFonts w:ascii="Arial" w:hAnsi="Arial"/>
                <w:lang w:val="en-US"/>
              </w:rPr>
            </w:pPr>
            <w:r w:rsidRPr="00B60418">
              <w:rPr>
                <w:rFonts w:ascii="Arial" w:hAnsi="Arial"/>
                <w:lang w:val="en-US"/>
              </w:rPr>
              <w:t xml:space="preserve">Average           </w:t>
            </w:r>
            <w:r w:rsidR="00E02A6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p>
        </w:tc>
        <w:tc>
          <w:tcPr>
            <w:tcW w:w="2610" w:type="dxa"/>
            <w:gridSpan w:val="7"/>
          </w:tcPr>
          <w:p w14:paraId="77918B9B" w14:textId="77777777" w:rsidR="00EB4887" w:rsidRPr="00B60418" w:rsidRDefault="00EB4887" w:rsidP="00EB4887">
            <w:pPr>
              <w:spacing w:before="40" w:after="40"/>
              <w:jc w:val="center"/>
              <w:rPr>
                <w:rFonts w:ascii="Arial" w:hAnsi="Arial"/>
                <w:lang w:val="en-US"/>
              </w:rPr>
            </w:pPr>
            <w:r w:rsidRPr="00B60418">
              <w:rPr>
                <w:rFonts w:ascii="Arial" w:hAnsi="Arial"/>
                <w:lang w:val="en-US"/>
              </w:rPr>
              <w:t xml:space="preserve">Poor          </w:t>
            </w:r>
            <w:r w:rsidR="00E02A6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p>
        </w:tc>
      </w:tr>
      <w:tr w:rsidR="00EB4887" w:rsidRPr="00B60418" w14:paraId="6C1D4738" w14:textId="77777777" w:rsidTr="009733C9">
        <w:trPr>
          <w:gridAfter w:val="1"/>
          <w:wAfter w:w="4230" w:type="dxa"/>
          <w:trHeight w:hRule="exact" w:val="284"/>
        </w:trPr>
        <w:tc>
          <w:tcPr>
            <w:tcW w:w="2160" w:type="dxa"/>
            <w:shd w:val="pct5" w:color="auto" w:fill="auto"/>
            <w:vAlign w:val="center"/>
          </w:tcPr>
          <w:p w14:paraId="5E720EE0" w14:textId="77777777" w:rsidR="00EB4887" w:rsidRPr="00B60418" w:rsidRDefault="00EB4887" w:rsidP="00EB4887">
            <w:pPr>
              <w:rPr>
                <w:rFonts w:ascii="Arial" w:hAnsi="Arial"/>
                <w:lang w:val="en-US"/>
              </w:rPr>
            </w:pPr>
            <w:r w:rsidRPr="00B60418">
              <w:rPr>
                <w:rFonts w:ascii="Arial" w:hAnsi="Arial"/>
                <w:lang w:val="en-US"/>
              </w:rPr>
              <w:t>………  Language</w:t>
            </w:r>
          </w:p>
          <w:p w14:paraId="58B1882E" w14:textId="77777777" w:rsidR="00EB4887" w:rsidRPr="00B60418" w:rsidRDefault="00EB4887" w:rsidP="00EB4887">
            <w:pPr>
              <w:spacing w:before="40" w:after="40"/>
              <w:rPr>
                <w:rFonts w:ascii="Arial" w:hAnsi="Arial"/>
                <w:lang w:val="en-US"/>
              </w:rPr>
            </w:pPr>
            <w:r w:rsidRPr="00B60418">
              <w:rPr>
                <w:rFonts w:ascii="Arial" w:hAnsi="Arial"/>
                <w:lang w:val="en-US"/>
              </w:rPr>
              <w:t xml:space="preserve">       (                    )</w:t>
            </w:r>
          </w:p>
        </w:tc>
        <w:tc>
          <w:tcPr>
            <w:tcW w:w="2880" w:type="dxa"/>
            <w:gridSpan w:val="5"/>
          </w:tcPr>
          <w:p w14:paraId="2DC240A0" w14:textId="77777777" w:rsidR="00EB4887" w:rsidRPr="00B60418" w:rsidRDefault="00EB4887" w:rsidP="00EB4887">
            <w:pPr>
              <w:spacing w:before="40" w:after="40"/>
              <w:jc w:val="center"/>
              <w:rPr>
                <w:rFonts w:ascii="Arial" w:hAnsi="Arial"/>
                <w:lang w:val="en-US"/>
              </w:rPr>
            </w:pPr>
            <w:r w:rsidRPr="00B60418">
              <w:rPr>
                <w:rFonts w:ascii="Arial" w:hAnsi="Arial"/>
                <w:lang w:val="en-US"/>
              </w:rPr>
              <w:t xml:space="preserve">Fluent          </w:t>
            </w:r>
            <w:r w:rsidR="00E02A6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p>
        </w:tc>
        <w:tc>
          <w:tcPr>
            <w:tcW w:w="2245" w:type="dxa"/>
            <w:gridSpan w:val="5"/>
          </w:tcPr>
          <w:p w14:paraId="103613E4" w14:textId="77777777" w:rsidR="00EB4887" w:rsidRPr="003E26D9" w:rsidRDefault="00EB4887" w:rsidP="003E26D9">
            <w:pPr>
              <w:pStyle w:val="ListParagraph"/>
              <w:numPr>
                <w:ilvl w:val="0"/>
                <w:numId w:val="3"/>
              </w:numPr>
              <w:spacing w:before="40" w:after="40"/>
              <w:jc w:val="center"/>
              <w:rPr>
                <w:rFonts w:ascii="Arial" w:hAnsi="Arial"/>
                <w:lang w:val="en-US"/>
              </w:rPr>
            </w:pPr>
            <w:r w:rsidRPr="003E26D9">
              <w:rPr>
                <w:rFonts w:ascii="Arial" w:hAnsi="Arial"/>
                <w:lang w:val="en-US"/>
              </w:rPr>
              <w:t xml:space="preserve">Good         </w:t>
            </w:r>
            <w:r w:rsidR="00E02A67" w:rsidRPr="003E26D9">
              <w:rPr>
                <w:rFonts w:ascii="Arial" w:hAnsi="Arial"/>
                <w:b/>
                <w:bCs/>
                <w:lang w:val="en-US"/>
              </w:rPr>
              <w:fldChar w:fldCharType="begin">
                <w:ffData>
                  <w:name w:val="Check2"/>
                  <w:enabled/>
                  <w:calcOnExit/>
                  <w:checkBox>
                    <w:sizeAuto/>
                    <w:default w:val="0"/>
                  </w:checkBox>
                </w:ffData>
              </w:fldChar>
            </w:r>
            <w:r w:rsidRPr="003E26D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3E26D9">
              <w:rPr>
                <w:rFonts w:ascii="Arial" w:hAnsi="Arial"/>
                <w:b/>
                <w:bCs/>
                <w:lang w:val="en-US"/>
              </w:rPr>
              <w:fldChar w:fldCharType="end"/>
            </w:r>
          </w:p>
        </w:tc>
        <w:tc>
          <w:tcPr>
            <w:tcW w:w="1375" w:type="dxa"/>
            <w:gridSpan w:val="5"/>
          </w:tcPr>
          <w:p w14:paraId="05A5DC89" w14:textId="77777777" w:rsidR="00EB4887" w:rsidRPr="00B60418" w:rsidRDefault="00EB4887" w:rsidP="00EB4887">
            <w:pPr>
              <w:spacing w:before="40" w:after="40"/>
              <w:jc w:val="center"/>
              <w:rPr>
                <w:rFonts w:ascii="Arial" w:hAnsi="Arial"/>
                <w:lang w:val="en-US"/>
              </w:rPr>
            </w:pPr>
            <w:r w:rsidRPr="00B60418">
              <w:rPr>
                <w:rFonts w:ascii="Arial" w:hAnsi="Arial"/>
                <w:lang w:val="en-US"/>
              </w:rPr>
              <w:t xml:space="preserve">Average           </w:t>
            </w:r>
            <w:r w:rsidR="00E02A67"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p>
        </w:tc>
        <w:tc>
          <w:tcPr>
            <w:tcW w:w="2610" w:type="dxa"/>
            <w:gridSpan w:val="7"/>
          </w:tcPr>
          <w:p w14:paraId="470A2AEB" w14:textId="77777777" w:rsidR="00EB4887" w:rsidRPr="00B60418" w:rsidRDefault="00EB4887" w:rsidP="00EB4887">
            <w:pPr>
              <w:spacing w:before="40" w:after="40"/>
              <w:jc w:val="center"/>
              <w:rPr>
                <w:rFonts w:ascii="Arial" w:hAnsi="Arial"/>
                <w:lang w:val="en-US"/>
              </w:rPr>
            </w:pPr>
            <w:r w:rsidRPr="00B60418">
              <w:rPr>
                <w:rFonts w:ascii="Arial" w:hAnsi="Arial"/>
                <w:lang w:val="en-US"/>
              </w:rPr>
              <w:t xml:space="preserve">Poor          </w:t>
            </w:r>
            <w:r w:rsidR="00E02A67"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02A67" w:rsidRPr="00B60418">
              <w:rPr>
                <w:rFonts w:ascii="Arial" w:hAnsi="Arial"/>
                <w:b/>
                <w:bCs/>
                <w:lang w:val="en-US"/>
              </w:rPr>
              <w:fldChar w:fldCharType="end"/>
            </w:r>
          </w:p>
        </w:tc>
      </w:tr>
      <w:tr w:rsidR="00EB4887" w:rsidRPr="00B60418" w14:paraId="169191EB" w14:textId="77777777" w:rsidTr="009733C9">
        <w:trPr>
          <w:gridAfter w:val="1"/>
          <w:wAfter w:w="4230" w:type="dxa"/>
          <w:cantSplit/>
          <w:trHeight w:val="299"/>
        </w:trPr>
        <w:tc>
          <w:tcPr>
            <w:tcW w:w="11270" w:type="dxa"/>
            <w:gridSpan w:val="23"/>
            <w:tcBorders>
              <w:bottom w:val="nil"/>
            </w:tcBorders>
            <w:shd w:val="clear" w:color="auto" w:fill="D9D9D9"/>
            <w:vAlign w:val="center"/>
          </w:tcPr>
          <w:p w14:paraId="3A4224FB" w14:textId="77777777" w:rsidR="00EB4887" w:rsidRPr="00B60418" w:rsidRDefault="00EB4887" w:rsidP="00EB4887">
            <w:pPr>
              <w:spacing w:before="40" w:after="40"/>
              <w:rPr>
                <w:rFonts w:ascii="Arial" w:hAnsi="Arial"/>
                <w:b/>
                <w:sz w:val="22"/>
                <w:lang w:val="en-US"/>
              </w:rPr>
            </w:pPr>
            <w:r w:rsidRPr="00B60418">
              <w:rPr>
                <w:rFonts w:ascii="Arial" w:hAnsi="Arial"/>
                <w:b/>
                <w:sz w:val="22"/>
                <w:lang w:val="en-US"/>
              </w:rPr>
              <w:t>3. CONTACT DETAILS</w:t>
            </w:r>
          </w:p>
        </w:tc>
      </w:tr>
      <w:tr w:rsidR="00EB4887" w:rsidRPr="00B60418" w14:paraId="09007560" w14:textId="77777777" w:rsidTr="009733C9">
        <w:trPr>
          <w:gridAfter w:val="1"/>
          <w:wAfter w:w="4230" w:type="dxa"/>
          <w:cantSplit/>
          <w:trHeight w:hRule="exact" w:val="308"/>
        </w:trPr>
        <w:tc>
          <w:tcPr>
            <w:tcW w:w="2160" w:type="dxa"/>
            <w:tcBorders>
              <w:bottom w:val="single" w:sz="4" w:space="0" w:color="auto"/>
              <w:right w:val="single" w:sz="4" w:space="0" w:color="auto"/>
            </w:tcBorders>
            <w:shd w:val="pct5" w:color="auto" w:fill="auto"/>
          </w:tcPr>
          <w:p w14:paraId="6997AAF4" w14:textId="77777777" w:rsidR="00EB4887" w:rsidRPr="00B60418" w:rsidRDefault="00EB4887" w:rsidP="00EB4887">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A863086" w14:textId="77777777" w:rsidR="00EB4887" w:rsidRPr="0006278A" w:rsidRDefault="00EB4887" w:rsidP="00EB4887">
            <w:pPr>
              <w:spacing w:before="40" w:after="40"/>
              <w:rPr>
                <w:rFonts w:ascii="Arial" w:hAnsi="Arial"/>
                <w:sz w:val="18"/>
                <w:szCs w:val="18"/>
                <w:lang w:val="en-US"/>
              </w:rPr>
            </w:pPr>
            <w:r w:rsidRPr="00785847">
              <w:rPr>
                <w:rFonts w:ascii="Arial" w:hAnsi="Arial"/>
                <w:sz w:val="18"/>
                <w:szCs w:val="18"/>
                <w:lang w:val="en-US"/>
              </w:rPr>
              <w:t>Berma-</w:t>
            </w:r>
            <w:proofErr w:type="spellStart"/>
            <w:r w:rsidRPr="00785847">
              <w:rPr>
                <w:rFonts w:ascii="Arial" w:hAnsi="Arial"/>
                <w:sz w:val="18"/>
                <w:szCs w:val="18"/>
                <w:lang w:val="en-US"/>
              </w:rPr>
              <w:t>tanta</w:t>
            </w:r>
            <w:proofErr w:type="spellEnd"/>
            <w:r w:rsidRPr="00785847">
              <w:rPr>
                <w:rFonts w:ascii="Arial" w:hAnsi="Arial"/>
                <w:sz w:val="18"/>
                <w:szCs w:val="18"/>
                <w:lang w:val="en-US"/>
              </w:rPr>
              <w:t>- Gharbiya</w:t>
            </w:r>
          </w:p>
        </w:tc>
      </w:tr>
      <w:tr w:rsidR="00EB4887" w:rsidRPr="00B60418" w14:paraId="1B12E2C0" w14:textId="77777777" w:rsidTr="009733C9">
        <w:trPr>
          <w:gridAfter w:val="1"/>
          <w:wAfter w:w="4230" w:type="dxa"/>
          <w:cantSplit/>
          <w:trHeight w:hRule="exact" w:val="308"/>
        </w:trPr>
        <w:tc>
          <w:tcPr>
            <w:tcW w:w="2160" w:type="dxa"/>
            <w:shd w:val="pct5" w:color="auto" w:fill="auto"/>
          </w:tcPr>
          <w:p w14:paraId="71A39E8B" w14:textId="77777777" w:rsidR="00EB4887" w:rsidRPr="00B60418" w:rsidRDefault="00EB4887" w:rsidP="00EB4887">
            <w:pPr>
              <w:spacing w:before="40" w:after="40"/>
              <w:rPr>
                <w:rFonts w:ascii="Arial" w:hAnsi="Arial"/>
                <w:lang w:val="en-US"/>
              </w:rPr>
            </w:pPr>
            <w:r w:rsidRPr="00B60418">
              <w:rPr>
                <w:rFonts w:ascii="Arial" w:hAnsi="Arial"/>
                <w:lang w:val="en-US"/>
              </w:rPr>
              <w:t>E-Mail</w:t>
            </w:r>
          </w:p>
        </w:tc>
        <w:tc>
          <w:tcPr>
            <w:tcW w:w="3505" w:type="dxa"/>
            <w:gridSpan w:val="6"/>
            <w:vAlign w:val="center"/>
          </w:tcPr>
          <w:p w14:paraId="2D061CF4" w14:textId="66AFD3DB" w:rsidR="00EB4887" w:rsidRPr="00794CBF" w:rsidRDefault="00000000" w:rsidP="00EB4887">
            <w:pPr>
              <w:spacing w:before="40" w:after="40"/>
              <w:rPr>
                <w:rFonts w:ascii="Arial" w:hAnsi="Arial"/>
                <w:sz w:val="18"/>
                <w:szCs w:val="18"/>
                <w:lang w:val="en-US"/>
              </w:rPr>
            </w:pPr>
            <w:hyperlink r:id="rId9" w:history="1">
              <w:r w:rsidR="00794CBF" w:rsidRPr="00794CBF">
                <w:rPr>
                  <w:rStyle w:val="Hyperlink"/>
                  <w:rFonts w:ascii="Arial" w:hAnsi="Arial"/>
                  <w:color w:val="auto"/>
                  <w:sz w:val="18"/>
                  <w:szCs w:val="18"/>
                  <w:u w:val="none"/>
                  <w:lang w:val="en-US"/>
                </w:rPr>
                <w:t>ABDELQAWYELGAZA13@GMAIL.COM</w:t>
              </w:r>
            </w:hyperlink>
          </w:p>
        </w:tc>
        <w:tc>
          <w:tcPr>
            <w:tcW w:w="2250" w:type="dxa"/>
            <w:gridSpan w:val="6"/>
            <w:shd w:val="pct5" w:color="auto" w:fill="auto"/>
            <w:vAlign w:val="center"/>
          </w:tcPr>
          <w:p w14:paraId="5E918A31" w14:textId="77777777" w:rsidR="00EB4887" w:rsidRPr="00B60418" w:rsidRDefault="00EB4887" w:rsidP="00EB4887">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106F5391" w14:textId="77777777" w:rsidR="00EB4887" w:rsidRPr="00B60418" w:rsidRDefault="00883BB5" w:rsidP="00EB4887">
            <w:pPr>
              <w:spacing w:before="40" w:after="40"/>
              <w:rPr>
                <w:rFonts w:ascii="Arial" w:hAnsi="Arial"/>
                <w:b/>
                <w:bCs/>
                <w:sz w:val="18"/>
                <w:szCs w:val="18"/>
                <w:lang w:val="en-US"/>
              </w:rPr>
            </w:pPr>
            <w:r>
              <w:rPr>
                <w:rFonts w:ascii="Arial" w:hAnsi="Arial"/>
                <w:b/>
                <w:bCs/>
                <w:sz w:val="18"/>
                <w:szCs w:val="18"/>
                <w:lang w:val="en-US"/>
              </w:rPr>
              <w:t>01273016356</w:t>
            </w:r>
          </w:p>
        </w:tc>
        <w:tc>
          <w:tcPr>
            <w:tcW w:w="1555" w:type="dxa"/>
            <w:gridSpan w:val="4"/>
            <w:vAlign w:val="center"/>
          </w:tcPr>
          <w:p w14:paraId="19E5AC62" w14:textId="77777777" w:rsidR="00EB4887" w:rsidRPr="00B60418" w:rsidRDefault="00EB4887" w:rsidP="00EB4887">
            <w:pPr>
              <w:spacing w:before="40" w:after="40"/>
              <w:rPr>
                <w:rFonts w:ascii="Arial" w:hAnsi="Arial"/>
                <w:b/>
                <w:bCs/>
                <w:sz w:val="18"/>
                <w:szCs w:val="18"/>
                <w:lang w:val="en-US"/>
              </w:rPr>
            </w:pPr>
          </w:p>
        </w:tc>
      </w:tr>
      <w:tr w:rsidR="00EB4887" w:rsidRPr="00B60418" w14:paraId="75BDBC37" w14:textId="77777777" w:rsidTr="009733C9">
        <w:trPr>
          <w:gridAfter w:val="1"/>
          <w:wAfter w:w="4230" w:type="dxa"/>
          <w:cantSplit/>
          <w:trHeight w:val="281"/>
        </w:trPr>
        <w:tc>
          <w:tcPr>
            <w:tcW w:w="11270" w:type="dxa"/>
            <w:gridSpan w:val="23"/>
            <w:tcBorders>
              <w:bottom w:val="single" w:sz="4" w:space="0" w:color="auto"/>
            </w:tcBorders>
            <w:shd w:val="clear" w:color="auto" w:fill="D9D9D9"/>
            <w:vAlign w:val="center"/>
          </w:tcPr>
          <w:p w14:paraId="3E91AD9A" w14:textId="77777777" w:rsidR="00EB4887" w:rsidRPr="00B60418" w:rsidRDefault="00EB4887" w:rsidP="00EB4887">
            <w:pPr>
              <w:pStyle w:val="Heading1"/>
              <w:spacing w:before="40" w:after="40"/>
              <w:rPr>
                <w:sz w:val="22"/>
              </w:rPr>
            </w:pPr>
            <w:r w:rsidRPr="00B60418">
              <w:rPr>
                <w:sz w:val="22"/>
              </w:rPr>
              <w:t>4. TRAVEL DOCUMENTS</w:t>
            </w:r>
          </w:p>
        </w:tc>
      </w:tr>
      <w:tr w:rsidR="00EB4887" w:rsidRPr="00B60418" w14:paraId="19234763" w14:textId="77777777" w:rsidTr="009733C9">
        <w:trPr>
          <w:gridAfter w:val="1"/>
          <w:wAfter w:w="4230" w:type="dxa"/>
          <w:cantSplit/>
          <w:trHeight w:hRule="exact" w:val="403"/>
        </w:trPr>
        <w:tc>
          <w:tcPr>
            <w:tcW w:w="2160" w:type="dxa"/>
            <w:tcBorders>
              <w:bottom w:val="single" w:sz="4" w:space="0" w:color="auto"/>
            </w:tcBorders>
            <w:shd w:val="pct5" w:color="auto" w:fill="auto"/>
            <w:vAlign w:val="center"/>
          </w:tcPr>
          <w:p w14:paraId="0AEA90EE" w14:textId="77777777" w:rsidR="00EB4887" w:rsidRPr="00B60418" w:rsidRDefault="00EB4887" w:rsidP="00EB4887">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63C6B32E" w14:textId="77777777" w:rsidR="00EB4887" w:rsidRPr="00B60418" w:rsidRDefault="00EB4887" w:rsidP="00EB4887">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58D4D8CE" w14:textId="77777777" w:rsidR="00EB4887" w:rsidRPr="00B60418" w:rsidRDefault="00EB4887" w:rsidP="00EB4887">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788E42A8" w14:textId="77777777" w:rsidR="00EB4887" w:rsidRPr="00B60418" w:rsidRDefault="00EB4887" w:rsidP="00EB4887">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04A00F7C" w14:textId="77777777" w:rsidR="00EB4887" w:rsidRPr="00B60418" w:rsidRDefault="00EB4887" w:rsidP="00EB4887">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0B7EC39E" w14:textId="77777777" w:rsidR="00EB4887" w:rsidRPr="00B60418" w:rsidRDefault="00EB4887" w:rsidP="00EB4887">
            <w:pPr>
              <w:spacing w:before="40" w:after="40"/>
              <w:jc w:val="center"/>
              <w:rPr>
                <w:rFonts w:ascii="Arial" w:hAnsi="Arial"/>
                <w:lang w:val="en-US"/>
              </w:rPr>
            </w:pPr>
            <w:r w:rsidRPr="00B60418">
              <w:rPr>
                <w:rFonts w:ascii="Arial" w:hAnsi="Arial"/>
                <w:lang w:val="en-US"/>
              </w:rPr>
              <w:t>Place of Issue</w:t>
            </w:r>
          </w:p>
        </w:tc>
      </w:tr>
      <w:tr w:rsidR="00883BB5" w:rsidRPr="00B60418" w14:paraId="49BEB5DD" w14:textId="77777777" w:rsidTr="009733C9">
        <w:trPr>
          <w:gridAfter w:val="1"/>
          <w:wAfter w:w="4230" w:type="dxa"/>
          <w:cantSplit/>
          <w:trHeight w:hRule="exact" w:val="300"/>
        </w:trPr>
        <w:tc>
          <w:tcPr>
            <w:tcW w:w="2160" w:type="dxa"/>
            <w:shd w:val="pct5" w:color="auto" w:fill="auto"/>
          </w:tcPr>
          <w:p w14:paraId="79766346" w14:textId="77777777" w:rsidR="00883BB5" w:rsidRPr="00B60418" w:rsidRDefault="00883BB5" w:rsidP="00883BB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DCB6B1E" w14:textId="77777777" w:rsidR="00883BB5" w:rsidRPr="00070D2C" w:rsidRDefault="00883BB5" w:rsidP="00883BB5">
            <w:pPr>
              <w:spacing w:before="40" w:after="40"/>
              <w:jc w:val="center"/>
              <w:rPr>
                <w:rFonts w:ascii="Arial" w:hAnsi="Arial"/>
                <w:sz w:val="16"/>
                <w:szCs w:val="16"/>
                <w:lang w:val="pl-PL"/>
              </w:rPr>
            </w:pPr>
            <w:r>
              <w:rPr>
                <w:rFonts w:ascii="Arial" w:hAnsi="Arial"/>
                <w:sz w:val="16"/>
                <w:szCs w:val="16"/>
                <w:lang w:val="pl-PL"/>
              </w:rPr>
              <w:t>A29690463</w:t>
            </w:r>
          </w:p>
        </w:tc>
        <w:tc>
          <w:tcPr>
            <w:tcW w:w="1255" w:type="dxa"/>
            <w:gridSpan w:val="3"/>
            <w:vAlign w:val="center"/>
          </w:tcPr>
          <w:p w14:paraId="0FD92CF3" w14:textId="77777777" w:rsidR="00883BB5" w:rsidRPr="00070D2C" w:rsidRDefault="00883BB5" w:rsidP="00883BB5">
            <w:pPr>
              <w:spacing w:before="40" w:after="40"/>
              <w:jc w:val="center"/>
              <w:rPr>
                <w:rFonts w:ascii="Arial" w:hAnsi="Arial"/>
                <w:sz w:val="16"/>
                <w:szCs w:val="16"/>
                <w:lang w:val="pl-PL"/>
              </w:rPr>
            </w:pPr>
            <w:r>
              <w:rPr>
                <w:rFonts w:ascii="Arial" w:hAnsi="Arial"/>
                <w:sz w:val="16"/>
                <w:szCs w:val="16"/>
                <w:lang w:val="pl-PL"/>
              </w:rPr>
              <w:t>26/2021</w:t>
            </w:r>
          </w:p>
        </w:tc>
        <w:tc>
          <w:tcPr>
            <w:tcW w:w="1205" w:type="dxa"/>
            <w:gridSpan w:val="3"/>
            <w:vAlign w:val="center"/>
          </w:tcPr>
          <w:p w14:paraId="199E31F5" w14:textId="77777777" w:rsidR="00883BB5" w:rsidRPr="00070D2C" w:rsidRDefault="00883BB5" w:rsidP="00883BB5">
            <w:pPr>
              <w:spacing w:before="40" w:after="40"/>
              <w:jc w:val="center"/>
              <w:rPr>
                <w:rFonts w:ascii="Arial" w:hAnsi="Arial"/>
                <w:sz w:val="16"/>
                <w:szCs w:val="16"/>
                <w:lang w:val="pl-PL"/>
              </w:rPr>
            </w:pPr>
            <w:r>
              <w:rPr>
                <w:rFonts w:ascii="Arial" w:hAnsi="Arial"/>
                <w:sz w:val="16"/>
                <w:szCs w:val="16"/>
                <w:lang w:val="pl-PL"/>
              </w:rPr>
              <w:t>25/1/2029</w:t>
            </w:r>
          </w:p>
        </w:tc>
        <w:tc>
          <w:tcPr>
            <w:tcW w:w="2328" w:type="dxa"/>
            <w:gridSpan w:val="8"/>
            <w:vAlign w:val="center"/>
          </w:tcPr>
          <w:p w14:paraId="64EF4903" w14:textId="77777777" w:rsidR="00883BB5" w:rsidRPr="00E4498C" w:rsidRDefault="00883BB5" w:rsidP="00883BB5">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4AD0DD18" w14:textId="77777777" w:rsidR="00883BB5" w:rsidRDefault="00883BB5" w:rsidP="00883BB5">
            <w:pPr>
              <w:spacing w:before="40" w:after="40"/>
              <w:jc w:val="center"/>
              <w:rPr>
                <w:rFonts w:ascii="Arial" w:hAnsi="Arial"/>
                <w:sz w:val="16"/>
                <w:lang w:val="en-US"/>
              </w:rPr>
            </w:pPr>
            <w:r>
              <w:rPr>
                <w:rFonts w:ascii="Arial" w:hAnsi="Arial"/>
                <w:sz w:val="16"/>
                <w:lang w:val="en-US"/>
              </w:rPr>
              <w:t>Tanta</w:t>
            </w:r>
          </w:p>
        </w:tc>
      </w:tr>
      <w:tr w:rsidR="00883BB5" w:rsidRPr="00B60418" w14:paraId="284F5AFC" w14:textId="77777777" w:rsidTr="009733C9">
        <w:trPr>
          <w:gridAfter w:val="1"/>
          <w:wAfter w:w="4230" w:type="dxa"/>
          <w:cantSplit/>
          <w:trHeight w:hRule="exact" w:val="308"/>
        </w:trPr>
        <w:tc>
          <w:tcPr>
            <w:tcW w:w="2160" w:type="dxa"/>
            <w:shd w:val="pct5" w:color="auto" w:fill="auto"/>
          </w:tcPr>
          <w:p w14:paraId="3453B873" w14:textId="77777777" w:rsidR="00883BB5" w:rsidRPr="00B60418" w:rsidRDefault="00883BB5" w:rsidP="00883BB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0AD7F377" w14:textId="77777777" w:rsidR="00883BB5" w:rsidRPr="00070D2C" w:rsidRDefault="00883BB5" w:rsidP="00883BB5">
            <w:pPr>
              <w:spacing w:before="40" w:after="40"/>
              <w:jc w:val="center"/>
              <w:rPr>
                <w:rFonts w:ascii="Arial" w:hAnsi="Arial"/>
                <w:sz w:val="16"/>
                <w:szCs w:val="16"/>
                <w:lang w:val="en-US"/>
              </w:rPr>
            </w:pPr>
            <w:r>
              <w:rPr>
                <w:rFonts w:ascii="Arial" w:hAnsi="Arial"/>
                <w:sz w:val="16"/>
                <w:szCs w:val="16"/>
                <w:lang w:val="en-US"/>
              </w:rPr>
              <w:t>S00014089</w:t>
            </w:r>
          </w:p>
        </w:tc>
        <w:tc>
          <w:tcPr>
            <w:tcW w:w="1255" w:type="dxa"/>
            <w:gridSpan w:val="3"/>
            <w:vAlign w:val="center"/>
          </w:tcPr>
          <w:p w14:paraId="19A3CDFC" w14:textId="77777777" w:rsidR="00883BB5" w:rsidRPr="00070D2C" w:rsidRDefault="00883BB5" w:rsidP="00883BB5">
            <w:pPr>
              <w:spacing w:before="40" w:after="40"/>
              <w:jc w:val="center"/>
              <w:rPr>
                <w:rFonts w:ascii="Arial" w:hAnsi="Arial"/>
                <w:sz w:val="16"/>
                <w:szCs w:val="16"/>
                <w:lang w:val="en-US"/>
              </w:rPr>
            </w:pPr>
            <w:r>
              <w:rPr>
                <w:rFonts w:ascii="Arial" w:hAnsi="Arial"/>
                <w:sz w:val="16"/>
                <w:szCs w:val="16"/>
                <w:lang w:val="en-US"/>
              </w:rPr>
              <w:t>25/3/2021</w:t>
            </w:r>
          </w:p>
        </w:tc>
        <w:tc>
          <w:tcPr>
            <w:tcW w:w="1205" w:type="dxa"/>
            <w:gridSpan w:val="3"/>
            <w:vAlign w:val="center"/>
          </w:tcPr>
          <w:p w14:paraId="3C220767" w14:textId="77777777" w:rsidR="00883BB5" w:rsidRDefault="00883BB5" w:rsidP="00883BB5">
            <w:pPr>
              <w:spacing w:before="40" w:after="40"/>
              <w:jc w:val="center"/>
              <w:rPr>
                <w:rFonts w:ascii="Arial" w:hAnsi="Arial"/>
                <w:sz w:val="16"/>
                <w:lang w:val="en-US"/>
              </w:rPr>
            </w:pPr>
            <w:r>
              <w:rPr>
                <w:rFonts w:ascii="Arial" w:hAnsi="Arial"/>
                <w:sz w:val="16"/>
                <w:lang w:val="en-US"/>
              </w:rPr>
              <w:t>21/3/2026</w:t>
            </w:r>
          </w:p>
        </w:tc>
        <w:tc>
          <w:tcPr>
            <w:tcW w:w="2328" w:type="dxa"/>
            <w:gridSpan w:val="8"/>
            <w:vAlign w:val="center"/>
          </w:tcPr>
          <w:p w14:paraId="0082BF82" w14:textId="77777777" w:rsidR="00883BB5" w:rsidRPr="00041B01" w:rsidRDefault="00883BB5" w:rsidP="00883BB5">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32F97D79" w14:textId="77777777" w:rsidR="00883BB5" w:rsidRPr="00041B01" w:rsidRDefault="00883BB5" w:rsidP="00883BB5">
            <w:pPr>
              <w:spacing w:before="40" w:after="40"/>
              <w:jc w:val="center"/>
              <w:rPr>
                <w:rFonts w:ascii="Arial" w:hAnsi="Arial"/>
                <w:sz w:val="18"/>
                <w:szCs w:val="18"/>
                <w:lang w:val="en-US"/>
              </w:rPr>
            </w:pPr>
            <w:r>
              <w:rPr>
                <w:rFonts w:ascii="Arial" w:hAnsi="Arial"/>
                <w:sz w:val="18"/>
                <w:szCs w:val="18"/>
                <w:lang w:val="en-US"/>
              </w:rPr>
              <w:t>Alex.</w:t>
            </w:r>
          </w:p>
        </w:tc>
      </w:tr>
      <w:tr w:rsidR="00901715" w:rsidRPr="00B60418" w14:paraId="602328E5" w14:textId="77777777" w:rsidTr="009733C9">
        <w:trPr>
          <w:gridAfter w:val="1"/>
          <w:wAfter w:w="4230" w:type="dxa"/>
          <w:cantSplit/>
          <w:trHeight w:hRule="exact" w:val="308"/>
        </w:trPr>
        <w:tc>
          <w:tcPr>
            <w:tcW w:w="2160" w:type="dxa"/>
            <w:shd w:val="pct5" w:color="auto" w:fill="auto"/>
          </w:tcPr>
          <w:p w14:paraId="0762343A" w14:textId="77777777" w:rsidR="00901715" w:rsidRPr="00B60418" w:rsidRDefault="00901715" w:rsidP="0090171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5D7A5984" w14:textId="77777777" w:rsidR="00901715" w:rsidRPr="00B60418" w:rsidRDefault="00901715" w:rsidP="00901715">
            <w:pPr>
              <w:spacing w:before="40" w:after="40"/>
              <w:jc w:val="center"/>
              <w:rPr>
                <w:rFonts w:ascii="Arial" w:hAnsi="Arial"/>
                <w:sz w:val="16"/>
                <w:lang w:val="en-US"/>
              </w:rPr>
            </w:pPr>
            <w:r>
              <w:rPr>
                <w:rFonts w:ascii="Arial" w:hAnsi="Arial"/>
                <w:sz w:val="16"/>
                <w:lang w:val="en-US"/>
              </w:rPr>
              <w:t>S00042482</w:t>
            </w:r>
          </w:p>
        </w:tc>
        <w:tc>
          <w:tcPr>
            <w:tcW w:w="1255" w:type="dxa"/>
            <w:gridSpan w:val="3"/>
            <w:vAlign w:val="center"/>
          </w:tcPr>
          <w:p w14:paraId="39C9073D" w14:textId="77777777" w:rsidR="00901715" w:rsidRPr="00B60418" w:rsidRDefault="00901715" w:rsidP="00901715">
            <w:pPr>
              <w:spacing w:before="40" w:after="40"/>
              <w:jc w:val="center"/>
              <w:rPr>
                <w:rFonts w:ascii="Arial" w:hAnsi="Arial"/>
                <w:sz w:val="16"/>
                <w:lang w:val="en-US"/>
              </w:rPr>
            </w:pPr>
            <w:r>
              <w:rPr>
                <w:rFonts w:ascii="Arial" w:hAnsi="Arial"/>
                <w:sz w:val="16"/>
                <w:lang w:val="en-US"/>
              </w:rPr>
              <w:t>27/5/2024</w:t>
            </w:r>
          </w:p>
        </w:tc>
        <w:tc>
          <w:tcPr>
            <w:tcW w:w="1205" w:type="dxa"/>
            <w:gridSpan w:val="3"/>
            <w:vAlign w:val="center"/>
          </w:tcPr>
          <w:p w14:paraId="70278F11" w14:textId="77777777" w:rsidR="00901715" w:rsidRPr="00B60418" w:rsidRDefault="00901715" w:rsidP="00901715">
            <w:pPr>
              <w:spacing w:before="40" w:after="40"/>
              <w:jc w:val="center"/>
              <w:rPr>
                <w:rFonts w:ascii="Arial" w:hAnsi="Arial"/>
                <w:sz w:val="16"/>
                <w:lang w:val="en-US"/>
              </w:rPr>
            </w:pPr>
            <w:r>
              <w:rPr>
                <w:rFonts w:ascii="Arial" w:hAnsi="Arial"/>
                <w:sz w:val="16"/>
                <w:lang w:val="en-US"/>
              </w:rPr>
              <w:t>25/5/2029</w:t>
            </w:r>
          </w:p>
        </w:tc>
        <w:tc>
          <w:tcPr>
            <w:tcW w:w="2328" w:type="dxa"/>
            <w:gridSpan w:val="8"/>
            <w:vAlign w:val="center"/>
          </w:tcPr>
          <w:p w14:paraId="38A86C32" w14:textId="77777777" w:rsidR="00901715" w:rsidRPr="00041B01" w:rsidRDefault="00901715" w:rsidP="00901715">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304B9F18" w14:textId="77777777" w:rsidR="00901715" w:rsidRPr="00041B01" w:rsidRDefault="00901715" w:rsidP="00901715">
            <w:pPr>
              <w:spacing w:before="40" w:after="40"/>
              <w:jc w:val="center"/>
              <w:rPr>
                <w:rFonts w:ascii="Arial" w:hAnsi="Arial"/>
                <w:sz w:val="18"/>
                <w:szCs w:val="18"/>
                <w:lang w:val="en-US"/>
              </w:rPr>
            </w:pPr>
            <w:r>
              <w:rPr>
                <w:rFonts w:ascii="Arial" w:hAnsi="Arial"/>
                <w:sz w:val="18"/>
                <w:szCs w:val="18"/>
                <w:lang w:val="en-US"/>
              </w:rPr>
              <w:t>Alex.</w:t>
            </w:r>
          </w:p>
        </w:tc>
      </w:tr>
      <w:tr w:rsidR="00901715" w:rsidRPr="00B60418" w14:paraId="443945A1" w14:textId="77777777" w:rsidTr="009733C9">
        <w:trPr>
          <w:gridAfter w:val="1"/>
          <w:wAfter w:w="4230" w:type="dxa"/>
          <w:cantSplit/>
          <w:trHeight w:val="326"/>
        </w:trPr>
        <w:tc>
          <w:tcPr>
            <w:tcW w:w="11270" w:type="dxa"/>
            <w:gridSpan w:val="23"/>
            <w:tcBorders>
              <w:bottom w:val="single" w:sz="4" w:space="0" w:color="auto"/>
            </w:tcBorders>
            <w:shd w:val="clear" w:color="auto" w:fill="D9D9D9"/>
            <w:vAlign w:val="center"/>
          </w:tcPr>
          <w:p w14:paraId="3FE4B67A" w14:textId="77777777" w:rsidR="00901715" w:rsidRPr="00B60418" w:rsidRDefault="00901715" w:rsidP="00901715">
            <w:pPr>
              <w:pStyle w:val="Heading3"/>
              <w:spacing w:before="40" w:after="40"/>
            </w:pPr>
            <w:r w:rsidRPr="00B60418">
              <w:t xml:space="preserve">5. PROFESSIONAL QUALIFICATION / CERTIFICATE OF COMPETENCY  </w:t>
            </w:r>
          </w:p>
        </w:tc>
      </w:tr>
      <w:tr w:rsidR="00901715" w:rsidRPr="00B60418" w14:paraId="2A676728" w14:textId="77777777" w:rsidTr="009733C9">
        <w:trPr>
          <w:gridAfter w:val="1"/>
          <w:wAfter w:w="4230" w:type="dxa"/>
          <w:trHeight w:hRule="exact" w:val="416"/>
        </w:trPr>
        <w:tc>
          <w:tcPr>
            <w:tcW w:w="2787" w:type="dxa"/>
            <w:gridSpan w:val="3"/>
            <w:tcBorders>
              <w:bottom w:val="single" w:sz="4" w:space="0" w:color="auto"/>
            </w:tcBorders>
            <w:shd w:val="pct5" w:color="auto" w:fill="auto"/>
            <w:vAlign w:val="center"/>
          </w:tcPr>
          <w:p w14:paraId="64310D20" w14:textId="77777777" w:rsidR="00901715" w:rsidRPr="00B60418" w:rsidRDefault="00901715" w:rsidP="00901715">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48D16415" w14:textId="77777777" w:rsidR="00901715" w:rsidRPr="00B60418" w:rsidRDefault="00901715" w:rsidP="00901715">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23F96334" w14:textId="77777777" w:rsidR="00901715" w:rsidRPr="00B60418" w:rsidRDefault="00901715" w:rsidP="00901715">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315F991C" w14:textId="77777777" w:rsidR="00901715" w:rsidRPr="00B60418" w:rsidRDefault="00901715" w:rsidP="00901715">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3B818B22" w14:textId="77777777" w:rsidR="00901715" w:rsidRPr="00B60418" w:rsidRDefault="00901715" w:rsidP="00901715">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3C36786" w14:textId="77777777" w:rsidR="00901715" w:rsidRPr="00B60418" w:rsidRDefault="00901715" w:rsidP="00901715">
            <w:pPr>
              <w:spacing w:before="40" w:after="40"/>
              <w:jc w:val="center"/>
              <w:rPr>
                <w:rFonts w:ascii="Arial" w:hAnsi="Arial"/>
                <w:lang w:val="en-US"/>
              </w:rPr>
            </w:pPr>
            <w:r w:rsidRPr="00B60418">
              <w:rPr>
                <w:rFonts w:ascii="Arial" w:hAnsi="Arial"/>
                <w:lang w:val="en-US"/>
              </w:rPr>
              <w:t>Issued At</w:t>
            </w:r>
          </w:p>
        </w:tc>
      </w:tr>
      <w:tr w:rsidR="00901715" w:rsidRPr="00B60418" w14:paraId="20C72059" w14:textId="77777777" w:rsidTr="009733C9">
        <w:trPr>
          <w:gridAfter w:val="1"/>
          <w:wAfter w:w="4230" w:type="dxa"/>
          <w:trHeight w:hRule="exact" w:val="308"/>
        </w:trPr>
        <w:tc>
          <w:tcPr>
            <w:tcW w:w="2787" w:type="dxa"/>
            <w:gridSpan w:val="3"/>
            <w:shd w:val="clear" w:color="auto" w:fill="auto"/>
            <w:vAlign w:val="center"/>
          </w:tcPr>
          <w:p w14:paraId="5BED3D86" w14:textId="77777777" w:rsidR="00901715" w:rsidRPr="00B60418" w:rsidRDefault="00901715" w:rsidP="00901715">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375E2F46" w14:textId="77777777" w:rsidR="00901715" w:rsidRPr="00B60418" w:rsidRDefault="00901715" w:rsidP="00901715">
            <w:pPr>
              <w:spacing w:before="40" w:after="40"/>
              <w:jc w:val="center"/>
              <w:rPr>
                <w:rFonts w:ascii="Arial" w:hAnsi="Arial"/>
                <w:sz w:val="18"/>
                <w:szCs w:val="18"/>
                <w:lang w:val="en-US"/>
              </w:rPr>
            </w:pPr>
          </w:p>
        </w:tc>
        <w:tc>
          <w:tcPr>
            <w:tcW w:w="1921" w:type="dxa"/>
            <w:gridSpan w:val="5"/>
            <w:shd w:val="clear" w:color="auto" w:fill="auto"/>
            <w:vAlign w:val="center"/>
          </w:tcPr>
          <w:p w14:paraId="334851FE" w14:textId="77777777" w:rsidR="00901715" w:rsidRPr="00B60418" w:rsidRDefault="00901715" w:rsidP="00901715">
            <w:pPr>
              <w:spacing w:before="40" w:after="40"/>
              <w:jc w:val="center"/>
              <w:rPr>
                <w:rFonts w:ascii="Arial" w:hAnsi="Arial"/>
                <w:sz w:val="18"/>
                <w:szCs w:val="18"/>
                <w:lang w:val="en-US"/>
              </w:rPr>
            </w:pPr>
          </w:p>
        </w:tc>
        <w:tc>
          <w:tcPr>
            <w:tcW w:w="1690" w:type="dxa"/>
            <w:gridSpan w:val="5"/>
            <w:shd w:val="clear" w:color="auto" w:fill="auto"/>
            <w:vAlign w:val="center"/>
          </w:tcPr>
          <w:p w14:paraId="787E54A3" w14:textId="77777777" w:rsidR="00901715" w:rsidRPr="00B60418" w:rsidRDefault="00901715" w:rsidP="00901715">
            <w:pPr>
              <w:spacing w:before="40" w:after="40"/>
              <w:jc w:val="center"/>
              <w:rPr>
                <w:rFonts w:ascii="Arial" w:hAnsi="Arial"/>
                <w:sz w:val="18"/>
                <w:szCs w:val="18"/>
                <w:lang w:val="en-US"/>
              </w:rPr>
            </w:pPr>
          </w:p>
        </w:tc>
        <w:tc>
          <w:tcPr>
            <w:tcW w:w="1804" w:type="dxa"/>
            <w:gridSpan w:val="7"/>
            <w:shd w:val="clear" w:color="auto" w:fill="auto"/>
            <w:vAlign w:val="center"/>
          </w:tcPr>
          <w:p w14:paraId="2181E97A" w14:textId="77777777" w:rsidR="00901715" w:rsidRPr="00B60418" w:rsidRDefault="00901715" w:rsidP="0090171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0FE6B554" w14:textId="77777777" w:rsidR="00901715" w:rsidRPr="00B60418" w:rsidRDefault="00901715" w:rsidP="0090171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01715" w:rsidRPr="00B60418" w14:paraId="3768499B" w14:textId="77777777" w:rsidTr="009733C9">
        <w:trPr>
          <w:gridAfter w:val="1"/>
          <w:wAfter w:w="4230" w:type="dxa"/>
          <w:trHeight w:hRule="exact" w:val="308"/>
        </w:trPr>
        <w:tc>
          <w:tcPr>
            <w:tcW w:w="2787" w:type="dxa"/>
            <w:gridSpan w:val="3"/>
            <w:shd w:val="clear" w:color="auto" w:fill="auto"/>
            <w:vAlign w:val="center"/>
          </w:tcPr>
          <w:p w14:paraId="1230BF17" w14:textId="77777777" w:rsidR="00901715" w:rsidRPr="00B60418" w:rsidRDefault="00901715" w:rsidP="00901715">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31F9724" w14:textId="77777777" w:rsidR="00901715" w:rsidRPr="00B60418" w:rsidRDefault="00901715" w:rsidP="00901715">
            <w:pPr>
              <w:spacing w:before="40" w:after="40"/>
              <w:jc w:val="center"/>
              <w:rPr>
                <w:rFonts w:ascii="Arial" w:hAnsi="Arial"/>
                <w:sz w:val="18"/>
                <w:szCs w:val="18"/>
                <w:lang w:val="en-US"/>
              </w:rPr>
            </w:pPr>
          </w:p>
        </w:tc>
        <w:tc>
          <w:tcPr>
            <w:tcW w:w="1921" w:type="dxa"/>
            <w:gridSpan w:val="5"/>
            <w:shd w:val="clear" w:color="auto" w:fill="auto"/>
            <w:vAlign w:val="center"/>
          </w:tcPr>
          <w:p w14:paraId="1DF62C5A" w14:textId="77777777" w:rsidR="00901715" w:rsidRPr="00B60418" w:rsidRDefault="00901715" w:rsidP="00901715">
            <w:pPr>
              <w:spacing w:before="40" w:after="40"/>
              <w:jc w:val="center"/>
              <w:rPr>
                <w:rFonts w:ascii="Arial" w:hAnsi="Arial"/>
                <w:sz w:val="18"/>
                <w:szCs w:val="18"/>
                <w:lang w:val="en-US"/>
              </w:rPr>
            </w:pPr>
          </w:p>
        </w:tc>
        <w:tc>
          <w:tcPr>
            <w:tcW w:w="1690" w:type="dxa"/>
            <w:gridSpan w:val="5"/>
            <w:shd w:val="clear" w:color="auto" w:fill="auto"/>
            <w:vAlign w:val="center"/>
          </w:tcPr>
          <w:p w14:paraId="08103E4F" w14:textId="77777777" w:rsidR="00901715" w:rsidRPr="00B60418" w:rsidRDefault="00901715" w:rsidP="00901715">
            <w:pPr>
              <w:spacing w:before="40" w:after="40"/>
              <w:jc w:val="center"/>
              <w:rPr>
                <w:rFonts w:ascii="Arial" w:hAnsi="Arial"/>
                <w:sz w:val="18"/>
                <w:szCs w:val="18"/>
                <w:lang w:val="en-US"/>
              </w:rPr>
            </w:pPr>
          </w:p>
        </w:tc>
        <w:tc>
          <w:tcPr>
            <w:tcW w:w="1804" w:type="dxa"/>
            <w:gridSpan w:val="7"/>
            <w:shd w:val="clear" w:color="auto" w:fill="auto"/>
            <w:vAlign w:val="center"/>
          </w:tcPr>
          <w:p w14:paraId="7233065B" w14:textId="77777777" w:rsidR="00901715" w:rsidRPr="00B60418" w:rsidRDefault="00901715" w:rsidP="0090171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2A87D0F6" w14:textId="77777777" w:rsidR="00901715" w:rsidRPr="00B60418" w:rsidRDefault="00901715" w:rsidP="0090171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01715" w:rsidRPr="00B60418" w14:paraId="459ED2FD" w14:textId="77777777" w:rsidTr="009733C9">
        <w:trPr>
          <w:gridAfter w:val="1"/>
          <w:wAfter w:w="4230" w:type="dxa"/>
          <w:trHeight w:val="290"/>
        </w:trPr>
        <w:tc>
          <w:tcPr>
            <w:tcW w:w="11270" w:type="dxa"/>
            <w:gridSpan w:val="23"/>
            <w:tcBorders>
              <w:bottom w:val="single" w:sz="4" w:space="0" w:color="auto"/>
            </w:tcBorders>
            <w:shd w:val="clear" w:color="auto" w:fill="D9D9D9"/>
            <w:vAlign w:val="center"/>
          </w:tcPr>
          <w:p w14:paraId="36DC89CA" w14:textId="77777777" w:rsidR="00901715" w:rsidRPr="00B60418" w:rsidRDefault="00901715" w:rsidP="00901715">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01715" w:rsidRPr="00B60418" w14:paraId="7B33672E" w14:textId="77777777" w:rsidTr="009733C9">
        <w:trPr>
          <w:gridAfter w:val="1"/>
          <w:wAfter w:w="4230" w:type="dxa"/>
          <w:trHeight w:hRule="exact" w:val="284"/>
        </w:trPr>
        <w:tc>
          <w:tcPr>
            <w:tcW w:w="2599" w:type="dxa"/>
            <w:gridSpan w:val="2"/>
            <w:tcBorders>
              <w:bottom w:val="single" w:sz="4" w:space="0" w:color="auto"/>
            </w:tcBorders>
            <w:shd w:val="clear" w:color="auto" w:fill="F2F2F2"/>
            <w:vAlign w:val="center"/>
          </w:tcPr>
          <w:p w14:paraId="79110E1F" w14:textId="77777777" w:rsidR="00901715" w:rsidRPr="00B60418" w:rsidRDefault="00901715" w:rsidP="0090171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1E57AFC7" w14:textId="77777777" w:rsidR="00901715" w:rsidRDefault="00901715" w:rsidP="00901715">
            <w:pPr>
              <w:spacing w:before="40" w:after="40"/>
              <w:rPr>
                <w:rFonts w:ascii="Arial" w:hAnsi="Arial"/>
                <w:lang w:val="en-US"/>
              </w:rPr>
            </w:pPr>
            <w:proofErr w:type="spellStart"/>
            <w:r>
              <w:rPr>
                <w:rFonts w:ascii="Arial" w:hAnsi="Arial"/>
                <w:lang w:val="en-US"/>
              </w:rPr>
              <w:t>Mosaadabdelqaweyelgazar</w:t>
            </w:r>
            <w:proofErr w:type="spellEnd"/>
          </w:p>
        </w:tc>
        <w:tc>
          <w:tcPr>
            <w:tcW w:w="1620" w:type="dxa"/>
            <w:gridSpan w:val="4"/>
            <w:tcBorders>
              <w:bottom w:val="single" w:sz="4" w:space="0" w:color="auto"/>
            </w:tcBorders>
            <w:shd w:val="clear" w:color="auto" w:fill="F2F2F2"/>
            <w:vAlign w:val="center"/>
          </w:tcPr>
          <w:p w14:paraId="24FF2A27" w14:textId="77777777" w:rsidR="00901715" w:rsidRPr="00B60418" w:rsidRDefault="00901715" w:rsidP="00901715">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C00F13B" w14:textId="77777777" w:rsidR="00901715" w:rsidRPr="00B60418" w:rsidRDefault="00901715" w:rsidP="00901715">
            <w:pPr>
              <w:spacing w:before="40" w:after="40"/>
              <w:rPr>
                <w:rFonts w:ascii="Arial" w:hAnsi="Arial"/>
                <w:lang w:val="en-US"/>
              </w:rPr>
            </w:pPr>
          </w:p>
        </w:tc>
      </w:tr>
      <w:tr w:rsidR="00901715" w:rsidRPr="00B60418" w14:paraId="59927B83" w14:textId="77777777" w:rsidTr="009733C9">
        <w:trPr>
          <w:gridAfter w:val="1"/>
          <w:wAfter w:w="4230" w:type="dxa"/>
          <w:trHeight w:hRule="exact" w:val="284"/>
        </w:trPr>
        <w:tc>
          <w:tcPr>
            <w:tcW w:w="2599" w:type="dxa"/>
            <w:gridSpan w:val="2"/>
            <w:tcBorders>
              <w:bottom w:val="single" w:sz="4" w:space="0" w:color="auto"/>
            </w:tcBorders>
            <w:shd w:val="clear" w:color="auto" w:fill="F2F2F2"/>
            <w:vAlign w:val="center"/>
          </w:tcPr>
          <w:p w14:paraId="7E0A4E90" w14:textId="77777777" w:rsidR="00901715" w:rsidRPr="00B60418" w:rsidRDefault="00901715" w:rsidP="0090171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6C74D814" w14:textId="77777777" w:rsidR="00901715" w:rsidRPr="00B60418" w:rsidRDefault="00901715" w:rsidP="00901715">
            <w:pPr>
              <w:spacing w:before="40" w:after="40"/>
              <w:rPr>
                <w:rFonts w:ascii="Arial" w:hAnsi="Arial"/>
                <w:lang w:val="en-US"/>
              </w:rPr>
            </w:pPr>
            <w:r w:rsidRPr="008A7D1B">
              <w:rPr>
                <w:rFonts w:ascii="Arial" w:hAnsi="Arial"/>
                <w:lang w:val="en-US"/>
              </w:rPr>
              <w:t>Berma-</w:t>
            </w:r>
            <w:proofErr w:type="spellStart"/>
            <w:r w:rsidRPr="008A7D1B">
              <w:rPr>
                <w:rFonts w:ascii="Arial" w:hAnsi="Arial"/>
                <w:lang w:val="en-US"/>
              </w:rPr>
              <w:t>tanta</w:t>
            </w:r>
            <w:proofErr w:type="spellEnd"/>
            <w:r w:rsidRPr="008A7D1B">
              <w:rPr>
                <w:rFonts w:ascii="Arial" w:hAnsi="Arial"/>
                <w:lang w:val="en-US"/>
              </w:rPr>
              <w:t>- Gharbiya</w:t>
            </w:r>
          </w:p>
        </w:tc>
      </w:tr>
      <w:tr w:rsidR="00901715" w:rsidRPr="00B60418" w14:paraId="5173A36A" w14:textId="77777777" w:rsidTr="009733C9">
        <w:trPr>
          <w:gridAfter w:val="1"/>
          <w:wAfter w:w="4230" w:type="dxa"/>
          <w:trHeight w:hRule="exact" w:val="284"/>
        </w:trPr>
        <w:tc>
          <w:tcPr>
            <w:tcW w:w="2599" w:type="dxa"/>
            <w:gridSpan w:val="2"/>
            <w:tcBorders>
              <w:bottom w:val="single" w:sz="4" w:space="0" w:color="auto"/>
            </w:tcBorders>
            <w:shd w:val="clear" w:color="auto" w:fill="F2F2F2"/>
            <w:vAlign w:val="center"/>
          </w:tcPr>
          <w:p w14:paraId="6399415B" w14:textId="77777777" w:rsidR="00901715" w:rsidRPr="00B60418" w:rsidRDefault="00901715" w:rsidP="0090171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096D2810" w14:textId="77777777" w:rsidR="00901715" w:rsidRPr="00B60418" w:rsidRDefault="00901715" w:rsidP="00901715">
            <w:pPr>
              <w:spacing w:before="40" w:after="40"/>
              <w:rPr>
                <w:rFonts w:ascii="Arial" w:hAnsi="Arial"/>
                <w:lang w:val="en-US"/>
              </w:rPr>
            </w:pPr>
            <w:r>
              <w:rPr>
                <w:rFonts w:ascii="Arial" w:hAnsi="Arial"/>
                <w:lang w:val="en-US"/>
              </w:rPr>
              <w:t>01285814492</w:t>
            </w:r>
          </w:p>
        </w:tc>
        <w:tc>
          <w:tcPr>
            <w:tcW w:w="1620" w:type="dxa"/>
            <w:gridSpan w:val="4"/>
            <w:tcBorders>
              <w:bottom w:val="single" w:sz="4" w:space="0" w:color="auto"/>
            </w:tcBorders>
            <w:shd w:val="clear" w:color="auto" w:fill="F2F2F2"/>
            <w:vAlign w:val="center"/>
          </w:tcPr>
          <w:p w14:paraId="3BA6A5C9" w14:textId="77777777" w:rsidR="00901715" w:rsidRPr="00B60418" w:rsidRDefault="00901715" w:rsidP="00901715">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0332DDCD" w14:textId="77777777" w:rsidR="00901715" w:rsidRPr="00B60418" w:rsidRDefault="00901715" w:rsidP="00901715">
            <w:pPr>
              <w:spacing w:before="40" w:after="40"/>
              <w:rPr>
                <w:rFonts w:ascii="Arial" w:hAnsi="Arial"/>
                <w:lang w:val="en-US"/>
              </w:rPr>
            </w:pPr>
          </w:p>
        </w:tc>
      </w:tr>
      <w:tr w:rsidR="00901715" w:rsidRPr="00B60418" w14:paraId="2A355342" w14:textId="77777777" w:rsidTr="009733C9">
        <w:trPr>
          <w:gridAfter w:val="1"/>
          <w:wAfter w:w="4230" w:type="dxa"/>
          <w:trHeight w:val="326"/>
        </w:trPr>
        <w:tc>
          <w:tcPr>
            <w:tcW w:w="11270" w:type="dxa"/>
            <w:gridSpan w:val="23"/>
            <w:tcBorders>
              <w:bottom w:val="single" w:sz="4" w:space="0" w:color="auto"/>
            </w:tcBorders>
            <w:shd w:val="clear" w:color="auto" w:fill="D9D9D9"/>
            <w:vAlign w:val="center"/>
          </w:tcPr>
          <w:p w14:paraId="5C50FE36" w14:textId="77777777" w:rsidR="00901715" w:rsidRPr="00B60418" w:rsidRDefault="00901715" w:rsidP="0090171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01715" w:rsidRPr="00B60418" w14:paraId="7BA26F79" w14:textId="77777777" w:rsidTr="009733C9">
        <w:trPr>
          <w:gridAfter w:val="1"/>
          <w:wAfter w:w="4230" w:type="dxa"/>
          <w:trHeight w:val="384"/>
        </w:trPr>
        <w:tc>
          <w:tcPr>
            <w:tcW w:w="2599" w:type="dxa"/>
            <w:gridSpan w:val="2"/>
            <w:tcBorders>
              <w:bottom w:val="single" w:sz="4" w:space="0" w:color="auto"/>
            </w:tcBorders>
            <w:shd w:val="pct5" w:color="auto" w:fill="auto"/>
            <w:vAlign w:val="center"/>
          </w:tcPr>
          <w:p w14:paraId="5AC7C532" w14:textId="77777777" w:rsidR="00901715" w:rsidRPr="00B60418" w:rsidRDefault="00901715" w:rsidP="0090171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CE4EE2C" w14:textId="77777777" w:rsidR="00901715" w:rsidRPr="00B60418" w:rsidRDefault="00901715" w:rsidP="00901715">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591F41D" w14:textId="77777777" w:rsidR="00901715" w:rsidRPr="00B60418" w:rsidRDefault="00901715" w:rsidP="00901715">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3B4EC61E" w14:textId="77777777" w:rsidR="00901715" w:rsidRPr="00B60418" w:rsidRDefault="00901715" w:rsidP="0090171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58132E9C" w14:textId="77777777" w:rsidR="00901715" w:rsidRPr="00B60418" w:rsidRDefault="00901715" w:rsidP="0090171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72EFFBF9" w14:textId="77777777" w:rsidR="00901715" w:rsidRPr="00B60418" w:rsidRDefault="00901715" w:rsidP="00901715">
            <w:pPr>
              <w:spacing w:before="40" w:after="40"/>
              <w:jc w:val="center"/>
              <w:rPr>
                <w:rFonts w:ascii="Arial" w:hAnsi="Arial"/>
                <w:lang w:val="en-US"/>
              </w:rPr>
            </w:pPr>
            <w:r w:rsidRPr="00B60418">
              <w:rPr>
                <w:rFonts w:ascii="Arial" w:hAnsi="Arial"/>
                <w:lang w:val="en-US"/>
              </w:rPr>
              <w:t>Issued At</w:t>
            </w:r>
          </w:p>
        </w:tc>
      </w:tr>
      <w:tr w:rsidR="00901715" w:rsidRPr="00B60418" w14:paraId="65B432B3" w14:textId="77777777" w:rsidTr="009733C9">
        <w:trPr>
          <w:gridAfter w:val="1"/>
          <w:wAfter w:w="4230" w:type="dxa"/>
          <w:trHeight w:hRule="exact" w:val="284"/>
        </w:trPr>
        <w:tc>
          <w:tcPr>
            <w:tcW w:w="2599" w:type="dxa"/>
            <w:gridSpan w:val="2"/>
            <w:shd w:val="pct5" w:color="auto" w:fill="auto"/>
            <w:vAlign w:val="center"/>
          </w:tcPr>
          <w:p w14:paraId="219B6414" w14:textId="77777777" w:rsidR="00901715" w:rsidRPr="00B60418" w:rsidRDefault="00901715" w:rsidP="00901715">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15B1520" w14:textId="77777777" w:rsidR="00901715" w:rsidRDefault="00901715" w:rsidP="00901715">
            <w:pPr>
              <w:spacing w:before="40" w:after="40"/>
              <w:jc w:val="center"/>
              <w:rPr>
                <w:rFonts w:ascii="Arial" w:hAnsi="Arial"/>
                <w:lang w:val="en-US"/>
              </w:rPr>
            </w:pPr>
            <w:r>
              <w:rPr>
                <w:rFonts w:ascii="Arial" w:hAnsi="Arial"/>
                <w:lang w:val="en-US"/>
              </w:rPr>
              <w:t>29331</w:t>
            </w:r>
          </w:p>
        </w:tc>
        <w:tc>
          <w:tcPr>
            <w:tcW w:w="1700" w:type="dxa"/>
            <w:gridSpan w:val="4"/>
            <w:shd w:val="clear" w:color="auto" w:fill="auto"/>
            <w:vAlign w:val="center"/>
          </w:tcPr>
          <w:p w14:paraId="7E465FDC" w14:textId="77777777" w:rsidR="00901715" w:rsidRDefault="00901715" w:rsidP="00901715">
            <w:pPr>
              <w:spacing w:before="40" w:after="40"/>
              <w:jc w:val="center"/>
              <w:rPr>
                <w:rFonts w:ascii="Arial" w:hAnsi="Arial"/>
                <w:lang w:val="en-US"/>
              </w:rPr>
            </w:pPr>
            <w:r>
              <w:rPr>
                <w:rFonts w:ascii="Arial" w:hAnsi="Arial"/>
                <w:lang w:val="en-US"/>
              </w:rPr>
              <w:t>2/6/2024</w:t>
            </w:r>
          </w:p>
        </w:tc>
        <w:tc>
          <w:tcPr>
            <w:tcW w:w="1969" w:type="dxa"/>
            <w:gridSpan w:val="6"/>
            <w:shd w:val="clear" w:color="auto" w:fill="auto"/>
            <w:vAlign w:val="center"/>
          </w:tcPr>
          <w:p w14:paraId="6CD8890F" w14:textId="77777777" w:rsidR="00901715" w:rsidRDefault="00901715" w:rsidP="00901715">
            <w:pPr>
              <w:spacing w:before="40" w:after="40"/>
              <w:jc w:val="center"/>
              <w:rPr>
                <w:rFonts w:ascii="Arial" w:hAnsi="Arial"/>
                <w:lang w:val="en-US"/>
              </w:rPr>
            </w:pPr>
            <w:r>
              <w:rPr>
                <w:rFonts w:ascii="Arial" w:hAnsi="Arial"/>
                <w:lang w:val="en-US"/>
              </w:rPr>
              <w:t>1/6/2026</w:t>
            </w:r>
          </w:p>
        </w:tc>
        <w:tc>
          <w:tcPr>
            <w:tcW w:w="1464" w:type="dxa"/>
            <w:gridSpan w:val="5"/>
            <w:shd w:val="clear" w:color="auto" w:fill="auto"/>
            <w:vAlign w:val="center"/>
          </w:tcPr>
          <w:p w14:paraId="4A0EF451" w14:textId="77777777" w:rsidR="00901715" w:rsidRPr="00E4498C" w:rsidRDefault="00901715" w:rsidP="00901715">
            <w:pPr>
              <w:spacing w:before="40" w:after="40"/>
              <w:jc w:val="center"/>
              <w:rPr>
                <w:rFonts w:ascii="Arial" w:hAnsi="Arial"/>
                <w:color w:val="000000"/>
                <w:sz w:val="18"/>
                <w:szCs w:val="18"/>
                <w:lang w:val="en-US"/>
              </w:rPr>
            </w:pPr>
            <w:r w:rsidRPr="00E4498C">
              <w:rPr>
                <w:rFonts w:ascii="Arial" w:hAnsi="Arial"/>
                <w:color w:val="000000"/>
                <w:sz w:val="18"/>
                <w:szCs w:val="18"/>
                <w:lang w:val="en-US"/>
              </w:rPr>
              <w:t>EAMS</w:t>
            </w:r>
          </w:p>
        </w:tc>
        <w:tc>
          <w:tcPr>
            <w:tcW w:w="1506" w:type="dxa"/>
            <w:gridSpan w:val="3"/>
            <w:shd w:val="clear" w:color="auto" w:fill="auto"/>
            <w:vAlign w:val="center"/>
          </w:tcPr>
          <w:p w14:paraId="3ABFA89C" w14:textId="77777777" w:rsidR="00901715" w:rsidRPr="00E4498C" w:rsidRDefault="00901715" w:rsidP="00901715">
            <w:pPr>
              <w:spacing w:before="40" w:after="40"/>
              <w:jc w:val="center"/>
              <w:rPr>
                <w:rFonts w:ascii="Arial" w:hAnsi="Arial"/>
                <w:color w:val="000000"/>
                <w:sz w:val="18"/>
                <w:szCs w:val="18"/>
                <w:lang w:val="en-US"/>
              </w:rPr>
            </w:pPr>
            <w:r w:rsidRPr="00E4498C">
              <w:rPr>
                <w:rFonts w:ascii="Arial" w:hAnsi="Arial"/>
                <w:color w:val="000000"/>
                <w:sz w:val="18"/>
                <w:szCs w:val="18"/>
                <w:lang w:val="en-US"/>
              </w:rPr>
              <w:t>Alex.</w:t>
            </w:r>
          </w:p>
        </w:tc>
      </w:tr>
      <w:tr w:rsidR="00901715" w:rsidRPr="00B60418" w14:paraId="30D48861" w14:textId="77777777" w:rsidTr="009733C9">
        <w:trPr>
          <w:gridAfter w:val="1"/>
          <w:wAfter w:w="4230" w:type="dxa"/>
          <w:trHeight w:hRule="exact" w:val="284"/>
        </w:trPr>
        <w:tc>
          <w:tcPr>
            <w:tcW w:w="2599" w:type="dxa"/>
            <w:gridSpan w:val="2"/>
            <w:shd w:val="pct5" w:color="auto" w:fill="auto"/>
            <w:vAlign w:val="center"/>
          </w:tcPr>
          <w:p w14:paraId="4D09E88D" w14:textId="77777777" w:rsidR="00901715" w:rsidRPr="00B60418" w:rsidRDefault="00901715" w:rsidP="00901715">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102B35CD" w14:textId="77777777" w:rsidR="00901715" w:rsidRDefault="00901715" w:rsidP="00901715">
            <w:pPr>
              <w:spacing w:before="40" w:after="40"/>
              <w:jc w:val="center"/>
              <w:rPr>
                <w:rFonts w:ascii="Arial" w:hAnsi="Arial"/>
                <w:lang w:val="en-US"/>
              </w:rPr>
            </w:pPr>
            <w:r>
              <w:rPr>
                <w:rFonts w:ascii="Arial" w:hAnsi="Arial"/>
                <w:lang w:val="en-US"/>
              </w:rPr>
              <w:t>2375</w:t>
            </w:r>
          </w:p>
        </w:tc>
        <w:tc>
          <w:tcPr>
            <w:tcW w:w="1700" w:type="dxa"/>
            <w:gridSpan w:val="4"/>
            <w:shd w:val="clear" w:color="auto" w:fill="auto"/>
            <w:vAlign w:val="center"/>
          </w:tcPr>
          <w:p w14:paraId="64BBC560" w14:textId="77777777" w:rsidR="00901715" w:rsidRDefault="00901715" w:rsidP="00901715">
            <w:pPr>
              <w:spacing w:before="40" w:after="40"/>
              <w:jc w:val="center"/>
              <w:rPr>
                <w:rFonts w:ascii="Arial" w:hAnsi="Arial"/>
                <w:lang w:val="en-US"/>
              </w:rPr>
            </w:pPr>
            <w:r>
              <w:rPr>
                <w:rFonts w:ascii="Arial" w:hAnsi="Arial"/>
                <w:lang w:val="en-US"/>
              </w:rPr>
              <w:t>26/8/2021</w:t>
            </w:r>
          </w:p>
        </w:tc>
        <w:tc>
          <w:tcPr>
            <w:tcW w:w="1969" w:type="dxa"/>
            <w:gridSpan w:val="6"/>
            <w:shd w:val="clear" w:color="auto" w:fill="auto"/>
            <w:vAlign w:val="center"/>
          </w:tcPr>
          <w:p w14:paraId="128FCDCB" w14:textId="77777777" w:rsidR="00901715" w:rsidRDefault="00901715" w:rsidP="00901715">
            <w:pPr>
              <w:spacing w:before="40" w:after="40"/>
              <w:jc w:val="center"/>
              <w:rPr>
                <w:rFonts w:ascii="Arial" w:hAnsi="Arial"/>
                <w:lang w:val="en-US"/>
              </w:rPr>
            </w:pPr>
            <w:r>
              <w:rPr>
                <w:rFonts w:ascii="Arial" w:hAnsi="Arial"/>
                <w:lang w:val="en-US"/>
              </w:rPr>
              <w:t>Fore ever</w:t>
            </w:r>
          </w:p>
        </w:tc>
        <w:tc>
          <w:tcPr>
            <w:tcW w:w="1464" w:type="dxa"/>
            <w:gridSpan w:val="5"/>
            <w:shd w:val="clear" w:color="auto" w:fill="auto"/>
            <w:vAlign w:val="center"/>
          </w:tcPr>
          <w:p w14:paraId="31D69706" w14:textId="77777777" w:rsidR="00901715" w:rsidRPr="00E4498C" w:rsidRDefault="00901715" w:rsidP="00901715">
            <w:pPr>
              <w:spacing w:before="40" w:after="40"/>
              <w:jc w:val="center"/>
              <w:rPr>
                <w:rFonts w:ascii="Arial" w:hAnsi="Arial"/>
                <w:color w:val="000000"/>
                <w:sz w:val="16"/>
                <w:szCs w:val="16"/>
                <w:lang w:val="en-US"/>
              </w:rPr>
            </w:pPr>
            <w:r w:rsidRPr="00E4498C">
              <w:rPr>
                <w:rFonts w:ascii="Arial" w:hAnsi="Arial"/>
                <w:color w:val="000000"/>
                <w:sz w:val="16"/>
                <w:szCs w:val="16"/>
                <w:lang w:val="en-US"/>
              </w:rPr>
              <w:t>Ministry of Health</w:t>
            </w:r>
          </w:p>
        </w:tc>
        <w:tc>
          <w:tcPr>
            <w:tcW w:w="1506" w:type="dxa"/>
            <w:gridSpan w:val="3"/>
            <w:shd w:val="clear" w:color="auto" w:fill="auto"/>
            <w:vAlign w:val="center"/>
          </w:tcPr>
          <w:p w14:paraId="106C9674" w14:textId="77777777" w:rsidR="00901715" w:rsidRPr="00E4498C" w:rsidRDefault="00901715" w:rsidP="00901715">
            <w:pPr>
              <w:spacing w:before="40" w:after="40"/>
              <w:jc w:val="center"/>
              <w:rPr>
                <w:rFonts w:ascii="Arial" w:hAnsi="Arial"/>
                <w:color w:val="000000"/>
                <w:sz w:val="18"/>
                <w:szCs w:val="18"/>
                <w:lang w:val="en-US"/>
              </w:rPr>
            </w:pPr>
            <w:r w:rsidRPr="0087358F">
              <w:rPr>
                <w:rFonts w:ascii="Arial" w:hAnsi="Arial"/>
                <w:color w:val="000000"/>
                <w:sz w:val="18"/>
                <w:szCs w:val="18"/>
                <w:lang w:val="en-US"/>
              </w:rPr>
              <w:t>Alex.</w:t>
            </w:r>
          </w:p>
        </w:tc>
      </w:tr>
      <w:tr w:rsidR="00901715" w:rsidRPr="00B60418" w14:paraId="1A313133" w14:textId="77777777" w:rsidTr="009733C9">
        <w:trPr>
          <w:gridAfter w:val="1"/>
          <w:wAfter w:w="4230" w:type="dxa"/>
          <w:trHeight w:hRule="exact" w:val="284"/>
        </w:trPr>
        <w:tc>
          <w:tcPr>
            <w:tcW w:w="2599" w:type="dxa"/>
            <w:gridSpan w:val="2"/>
            <w:shd w:val="pct5" w:color="auto" w:fill="auto"/>
            <w:vAlign w:val="center"/>
          </w:tcPr>
          <w:p w14:paraId="6480B978" w14:textId="77777777" w:rsidR="00901715" w:rsidRPr="00B60418" w:rsidRDefault="00901715" w:rsidP="00901715">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39580E54" w14:textId="77777777" w:rsidR="00901715" w:rsidRPr="00B60418" w:rsidRDefault="00901715" w:rsidP="00901715">
            <w:pPr>
              <w:spacing w:before="40" w:after="40"/>
              <w:jc w:val="center"/>
              <w:rPr>
                <w:rFonts w:ascii="Arial" w:hAnsi="Arial"/>
                <w:lang w:val="en-US"/>
              </w:rPr>
            </w:pPr>
          </w:p>
        </w:tc>
        <w:tc>
          <w:tcPr>
            <w:tcW w:w="1700" w:type="dxa"/>
            <w:gridSpan w:val="4"/>
            <w:shd w:val="clear" w:color="auto" w:fill="auto"/>
            <w:vAlign w:val="center"/>
          </w:tcPr>
          <w:p w14:paraId="022A8F46" w14:textId="77777777" w:rsidR="00901715" w:rsidRPr="00B60418" w:rsidRDefault="00901715" w:rsidP="00901715">
            <w:pPr>
              <w:spacing w:before="40" w:after="40"/>
              <w:jc w:val="center"/>
              <w:rPr>
                <w:rFonts w:ascii="Arial" w:hAnsi="Arial"/>
                <w:lang w:val="en-US"/>
              </w:rPr>
            </w:pPr>
          </w:p>
        </w:tc>
        <w:tc>
          <w:tcPr>
            <w:tcW w:w="1969" w:type="dxa"/>
            <w:gridSpan w:val="6"/>
            <w:shd w:val="clear" w:color="auto" w:fill="auto"/>
            <w:vAlign w:val="center"/>
          </w:tcPr>
          <w:p w14:paraId="35C73357" w14:textId="77777777" w:rsidR="00901715" w:rsidRPr="00B60418" w:rsidRDefault="00901715" w:rsidP="00901715">
            <w:pPr>
              <w:spacing w:before="40" w:after="40"/>
              <w:jc w:val="center"/>
              <w:rPr>
                <w:rFonts w:ascii="Arial" w:hAnsi="Arial"/>
                <w:lang w:val="en-US"/>
              </w:rPr>
            </w:pPr>
          </w:p>
        </w:tc>
        <w:tc>
          <w:tcPr>
            <w:tcW w:w="1464" w:type="dxa"/>
            <w:gridSpan w:val="5"/>
            <w:shd w:val="clear" w:color="auto" w:fill="auto"/>
            <w:vAlign w:val="center"/>
          </w:tcPr>
          <w:p w14:paraId="36097251" w14:textId="77777777" w:rsidR="00901715" w:rsidRPr="00B60418" w:rsidRDefault="00901715" w:rsidP="0090171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23735283" w14:textId="77777777" w:rsidR="00901715" w:rsidRPr="00B60418" w:rsidRDefault="00901715" w:rsidP="00901715">
            <w:pPr>
              <w:spacing w:before="40" w:after="40"/>
              <w:jc w:val="center"/>
              <w:rPr>
                <w:rFonts w:ascii="Arial" w:hAnsi="Arial"/>
                <w:color w:val="000000" w:themeColor="text1"/>
                <w:sz w:val="18"/>
                <w:szCs w:val="18"/>
                <w:lang w:val="en-US"/>
              </w:rPr>
            </w:pPr>
          </w:p>
        </w:tc>
      </w:tr>
      <w:tr w:rsidR="00901715" w:rsidRPr="00B60418" w14:paraId="1EE24061" w14:textId="77777777" w:rsidTr="009733C9">
        <w:trPr>
          <w:gridAfter w:val="1"/>
          <w:wAfter w:w="4230" w:type="dxa"/>
          <w:trHeight w:hRule="exact" w:val="284"/>
        </w:trPr>
        <w:tc>
          <w:tcPr>
            <w:tcW w:w="2599" w:type="dxa"/>
            <w:gridSpan w:val="2"/>
            <w:vMerge w:val="restart"/>
            <w:shd w:val="pct5" w:color="auto" w:fill="auto"/>
            <w:vAlign w:val="center"/>
          </w:tcPr>
          <w:p w14:paraId="6C39418C" w14:textId="77777777" w:rsidR="00901715" w:rsidRPr="00B60418" w:rsidRDefault="00901715" w:rsidP="0090171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6B9497C2" w14:textId="77777777" w:rsidR="00901715" w:rsidRPr="00B60418" w:rsidRDefault="00901715" w:rsidP="00901715">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3E8EF014" w14:textId="77777777" w:rsidR="00901715" w:rsidRPr="00B60418" w:rsidRDefault="00901715" w:rsidP="0090171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0C9CF9D3" w14:textId="77777777" w:rsidR="00901715" w:rsidRPr="00B60418" w:rsidRDefault="00901715" w:rsidP="0090171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D28BCDC" w14:textId="77777777" w:rsidR="00901715" w:rsidRPr="00B60418" w:rsidRDefault="00901715" w:rsidP="00901715">
            <w:pPr>
              <w:spacing w:before="40" w:after="40"/>
              <w:rPr>
                <w:rFonts w:ascii="Arial" w:hAnsi="Arial"/>
                <w:lang w:val="en-US"/>
              </w:rPr>
            </w:pPr>
            <w:r w:rsidRPr="00B60418">
              <w:rPr>
                <w:rFonts w:ascii="Arial" w:hAnsi="Arial"/>
                <w:lang w:val="en-US"/>
              </w:rPr>
              <w:t xml:space="preserve">    (Other Does or Remarks) </w:t>
            </w:r>
          </w:p>
        </w:tc>
      </w:tr>
      <w:tr w:rsidR="00901715" w:rsidRPr="00B60418" w14:paraId="378A9E08" w14:textId="77777777" w:rsidTr="009733C9">
        <w:trPr>
          <w:gridAfter w:val="1"/>
          <w:wAfter w:w="4230" w:type="dxa"/>
          <w:trHeight w:hRule="exact" w:val="417"/>
        </w:trPr>
        <w:tc>
          <w:tcPr>
            <w:tcW w:w="2599" w:type="dxa"/>
            <w:gridSpan w:val="2"/>
            <w:vMerge/>
            <w:shd w:val="pct5" w:color="auto" w:fill="auto"/>
            <w:vAlign w:val="center"/>
          </w:tcPr>
          <w:p w14:paraId="68CC97D6" w14:textId="77777777" w:rsidR="00901715" w:rsidRPr="00B60418" w:rsidRDefault="00901715" w:rsidP="00901715">
            <w:pPr>
              <w:spacing w:before="40" w:after="40"/>
              <w:rPr>
                <w:rFonts w:ascii="Arial" w:hAnsi="Arial"/>
                <w:lang w:val="en-US"/>
              </w:rPr>
            </w:pPr>
          </w:p>
        </w:tc>
        <w:tc>
          <w:tcPr>
            <w:tcW w:w="2032" w:type="dxa"/>
            <w:gridSpan w:val="3"/>
            <w:shd w:val="clear" w:color="auto" w:fill="auto"/>
            <w:vAlign w:val="center"/>
          </w:tcPr>
          <w:p w14:paraId="0BE9DB57" w14:textId="77777777" w:rsidR="00901715" w:rsidRDefault="00901715" w:rsidP="00901715">
            <w:pPr>
              <w:spacing w:before="40" w:after="40"/>
              <w:jc w:val="center"/>
              <w:rPr>
                <w:rFonts w:ascii="Arial" w:hAnsi="Arial"/>
                <w:lang w:val="en-US"/>
              </w:rPr>
            </w:pPr>
            <w:r>
              <w:rPr>
                <w:rFonts w:ascii="Arial" w:hAnsi="Arial"/>
                <w:lang w:val="en-US"/>
              </w:rPr>
              <w:t>Vaccine type</w:t>
            </w:r>
          </w:p>
        </w:tc>
        <w:tc>
          <w:tcPr>
            <w:tcW w:w="1700" w:type="dxa"/>
            <w:gridSpan w:val="4"/>
            <w:shd w:val="clear" w:color="auto" w:fill="auto"/>
            <w:vAlign w:val="center"/>
          </w:tcPr>
          <w:p w14:paraId="25904FFB" w14:textId="77777777" w:rsidR="00901715" w:rsidRDefault="00901715" w:rsidP="00901715">
            <w:pPr>
              <w:spacing w:before="40" w:after="40"/>
              <w:jc w:val="center"/>
              <w:rPr>
                <w:rFonts w:ascii="Arial" w:hAnsi="Arial"/>
                <w:lang w:val="en-US"/>
              </w:rPr>
            </w:pPr>
            <w:r>
              <w:rPr>
                <w:rFonts w:ascii="Arial" w:hAnsi="Arial"/>
                <w:lang w:val="en-US"/>
              </w:rPr>
              <w:t>29/10/2021</w:t>
            </w:r>
          </w:p>
          <w:p w14:paraId="2C590C94" w14:textId="77777777" w:rsidR="00901715" w:rsidRPr="0015499C" w:rsidRDefault="00901715" w:rsidP="00901715">
            <w:pPr>
              <w:rPr>
                <w:rFonts w:ascii="Arial" w:hAnsi="Arial"/>
                <w:lang w:val="en-US"/>
              </w:rPr>
            </w:pPr>
          </w:p>
        </w:tc>
        <w:tc>
          <w:tcPr>
            <w:tcW w:w="1969" w:type="dxa"/>
            <w:gridSpan w:val="6"/>
            <w:shd w:val="clear" w:color="auto" w:fill="auto"/>
            <w:vAlign w:val="center"/>
          </w:tcPr>
          <w:p w14:paraId="6F444CAD" w14:textId="77777777" w:rsidR="00901715" w:rsidRDefault="00901715" w:rsidP="00901715">
            <w:pPr>
              <w:spacing w:before="40" w:after="40"/>
              <w:jc w:val="center"/>
              <w:rPr>
                <w:rFonts w:ascii="Arial" w:hAnsi="Arial"/>
                <w:lang w:val="en-US"/>
              </w:rPr>
            </w:pPr>
            <w:r>
              <w:rPr>
                <w:rFonts w:ascii="Arial" w:hAnsi="Arial"/>
                <w:lang w:val="en-US"/>
              </w:rPr>
              <w:t>15/12/2021</w:t>
            </w:r>
          </w:p>
        </w:tc>
        <w:tc>
          <w:tcPr>
            <w:tcW w:w="2970" w:type="dxa"/>
            <w:gridSpan w:val="8"/>
            <w:vMerge/>
            <w:shd w:val="clear" w:color="auto" w:fill="FFFFFF"/>
            <w:vAlign w:val="center"/>
          </w:tcPr>
          <w:p w14:paraId="2A3E6A8E" w14:textId="77777777" w:rsidR="00901715" w:rsidRPr="00B60418" w:rsidRDefault="00901715" w:rsidP="00901715">
            <w:pPr>
              <w:spacing w:before="40" w:after="40"/>
              <w:jc w:val="center"/>
              <w:rPr>
                <w:rFonts w:ascii="Arial" w:hAnsi="Arial"/>
                <w:lang w:val="en-US"/>
              </w:rPr>
            </w:pPr>
          </w:p>
        </w:tc>
      </w:tr>
    </w:tbl>
    <w:p w14:paraId="5BDD6794"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1CF00622" w14:textId="77777777" w:rsidTr="000615D4">
        <w:trPr>
          <w:trHeight w:val="460"/>
        </w:trPr>
        <w:tc>
          <w:tcPr>
            <w:tcW w:w="11107" w:type="dxa"/>
            <w:gridSpan w:val="5"/>
            <w:tcBorders>
              <w:bottom w:val="single" w:sz="4" w:space="0" w:color="auto"/>
            </w:tcBorders>
            <w:shd w:val="clear" w:color="auto" w:fill="D9D9D9"/>
            <w:vAlign w:val="center"/>
          </w:tcPr>
          <w:p w14:paraId="57DB8E54" w14:textId="77777777" w:rsidR="009655F9" w:rsidRPr="00B60418" w:rsidRDefault="009655F9" w:rsidP="00282A5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52BCC08F" w14:textId="77777777" w:rsidTr="00A7593B">
        <w:trPr>
          <w:trHeight w:val="436"/>
        </w:trPr>
        <w:tc>
          <w:tcPr>
            <w:tcW w:w="5237" w:type="dxa"/>
            <w:tcBorders>
              <w:bottom w:val="single" w:sz="4" w:space="0" w:color="auto"/>
            </w:tcBorders>
            <w:shd w:val="pct5" w:color="auto" w:fill="auto"/>
            <w:vAlign w:val="center"/>
          </w:tcPr>
          <w:p w14:paraId="3F28031E" w14:textId="77777777" w:rsidR="00CA37D3" w:rsidRPr="00B60418" w:rsidRDefault="00CA37D3" w:rsidP="00282A5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7D0C7BA6" w14:textId="77777777" w:rsidR="00CA37D3" w:rsidRPr="00B60418" w:rsidRDefault="00CA37D3" w:rsidP="00282A5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62F082C4" w14:textId="77777777" w:rsidR="00CA37D3" w:rsidRPr="00B60418" w:rsidRDefault="00CA37D3" w:rsidP="00282A5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3FD595F6" w14:textId="77777777" w:rsidR="00CA37D3" w:rsidRPr="00B60418" w:rsidRDefault="00CA37D3" w:rsidP="00282A5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FE6C266"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0949DF" w:rsidRPr="00B60418" w14:paraId="21ACF71D" w14:textId="77777777" w:rsidTr="00CB5E11">
        <w:trPr>
          <w:trHeight w:hRule="exact" w:val="327"/>
        </w:trPr>
        <w:tc>
          <w:tcPr>
            <w:tcW w:w="5237" w:type="dxa"/>
            <w:shd w:val="clear" w:color="auto" w:fill="auto"/>
            <w:vAlign w:val="center"/>
          </w:tcPr>
          <w:p w14:paraId="2E341161"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E8B9181"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rPr>
              <w:t>NPST 4175</w:t>
            </w:r>
          </w:p>
        </w:tc>
        <w:tc>
          <w:tcPr>
            <w:tcW w:w="1276" w:type="dxa"/>
            <w:shd w:val="clear" w:color="auto" w:fill="auto"/>
            <w:vAlign w:val="center"/>
          </w:tcPr>
          <w:p w14:paraId="6B59BE7A"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bidi="ar-EG"/>
              </w:rPr>
              <w:t>28/8/2021</w:t>
            </w:r>
          </w:p>
        </w:tc>
        <w:tc>
          <w:tcPr>
            <w:tcW w:w="1276" w:type="dxa"/>
            <w:shd w:val="clear" w:color="auto" w:fill="auto"/>
            <w:vAlign w:val="center"/>
          </w:tcPr>
          <w:p w14:paraId="6CED4C7F"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bidi="ar-EG"/>
              </w:rPr>
              <w:t>23/8/2026</w:t>
            </w:r>
          </w:p>
        </w:tc>
        <w:tc>
          <w:tcPr>
            <w:tcW w:w="1643" w:type="dxa"/>
            <w:shd w:val="clear" w:color="auto" w:fill="auto"/>
            <w:vAlign w:val="center"/>
          </w:tcPr>
          <w:p w14:paraId="669C9FD7"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rPr>
              <w:t>Alexandria – Egypt</w:t>
            </w:r>
          </w:p>
        </w:tc>
      </w:tr>
      <w:tr w:rsidR="000949DF" w:rsidRPr="00B60418" w14:paraId="1968BA50" w14:textId="77777777" w:rsidTr="00CB5E11">
        <w:trPr>
          <w:trHeight w:hRule="exact" w:val="327"/>
        </w:trPr>
        <w:tc>
          <w:tcPr>
            <w:tcW w:w="5237" w:type="dxa"/>
            <w:shd w:val="clear" w:color="auto" w:fill="auto"/>
            <w:vAlign w:val="center"/>
          </w:tcPr>
          <w:p w14:paraId="0390DE9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7B90706"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04F50CA"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DDB2688"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1B61FE62" w14:textId="77777777" w:rsidR="000949DF" w:rsidRPr="00B60418" w:rsidRDefault="000949DF" w:rsidP="00902FF7">
            <w:pPr>
              <w:spacing w:before="40" w:after="40"/>
              <w:jc w:val="center"/>
              <w:rPr>
                <w:rFonts w:ascii="Arial" w:hAnsi="Arial"/>
                <w:sz w:val="18"/>
                <w:szCs w:val="18"/>
                <w:lang w:val="en-US"/>
              </w:rPr>
            </w:pPr>
          </w:p>
        </w:tc>
      </w:tr>
      <w:tr w:rsidR="000949DF" w:rsidRPr="00B60418" w14:paraId="0C746EBA" w14:textId="77777777" w:rsidTr="00CB5E11">
        <w:trPr>
          <w:trHeight w:hRule="exact" w:val="327"/>
        </w:trPr>
        <w:tc>
          <w:tcPr>
            <w:tcW w:w="5237" w:type="dxa"/>
            <w:shd w:val="clear" w:color="auto" w:fill="auto"/>
            <w:vAlign w:val="center"/>
          </w:tcPr>
          <w:p w14:paraId="61C05831"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2B04346E" w14:textId="77777777" w:rsidR="000949DF" w:rsidRDefault="000949DF" w:rsidP="00282A54">
            <w:pPr>
              <w:spacing w:before="80"/>
              <w:contextualSpacing/>
              <w:jc w:val="center"/>
              <w:rPr>
                <w:rFonts w:ascii="Adobe Gothic Std B" w:eastAsia="Adobe Gothic Std B" w:hAnsi="Adobe Gothic Std B"/>
                <w:color w:val="000000"/>
                <w:szCs w:val="24"/>
                <w:lang w:eastAsia="en-US"/>
              </w:rPr>
            </w:pPr>
          </w:p>
        </w:tc>
        <w:tc>
          <w:tcPr>
            <w:tcW w:w="1276" w:type="dxa"/>
            <w:shd w:val="clear" w:color="auto" w:fill="auto"/>
            <w:vAlign w:val="center"/>
          </w:tcPr>
          <w:p w14:paraId="5B5C37A0" w14:textId="77777777" w:rsidR="000949DF" w:rsidRDefault="000949DF" w:rsidP="0034484A">
            <w:pPr>
              <w:contextualSpacing/>
              <w:rPr>
                <w:rFonts w:ascii="Adobe Gothic Std B" w:eastAsia="Adobe Gothic Std B" w:hAnsi="Adobe Gothic Std B"/>
                <w:color w:val="000000"/>
                <w:szCs w:val="24"/>
                <w:lang w:eastAsia="en-US" w:bidi="ar-EG"/>
              </w:rPr>
            </w:pPr>
          </w:p>
        </w:tc>
        <w:tc>
          <w:tcPr>
            <w:tcW w:w="1276" w:type="dxa"/>
            <w:shd w:val="clear" w:color="auto" w:fill="auto"/>
            <w:vAlign w:val="center"/>
          </w:tcPr>
          <w:p w14:paraId="7BCEE2E4" w14:textId="77777777" w:rsidR="000949DF" w:rsidRDefault="000949DF" w:rsidP="00282A54">
            <w:pPr>
              <w:contextualSpacing/>
              <w:jc w:val="center"/>
              <w:rPr>
                <w:rFonts w:ascii="Adobe Gothic Std B" w:eastAsia="Adobe Gothic Std B" w:hAnsi="Adobe Gothic Std B"/>
                <w:color w:val="000000"/>
                <w:szCs w:val="24"/>
                <w:lang w:eastAsia="en-US" w:bidi="ar-EG"/>
              </w:rPr>
            </w:pPr>
          </w:p>
        </w:tc>
        <w:tc>
          <w:tcPr>
            <w:tcW w:w="1643" w:type="dxa"/>
            <w:shd w:val="clear" w:color="auto" w:fill="auto"/>
            <w:vAlign w:val="center"/>
          </w:tcPr>
          <w:p w14:paraId="4AE34900" w14:textId="77777777" w:rsidR="000949DF" w:rsidRDefault="000949DF" w:rsidP="0034484A">
            <w:pPr>
              <w:contextualSpacing/>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 xml:space="preserve"> </w:t>
            </w:r>
          </w:p>
        </w:tc>
      </w:tr>
      <w:tr w:rsidR="000949DF" w:rsidRPr="00B60418" w14:paraId="7723FBDB" w14:textId="77777777" w:rsidTr="00CB5E11">
        <w:trPr>
          <w:trHeight w:hRule="exact" w:val="327"/>
        </w:trPr>
        <w:tc>
          <w:tcPr>
            <w:tcW w:w="5237" w:type="dxa"/>
            <w:shd w:val="clear" w:color="auto" w:fill="auto"/>
            <w:vAlign w:val="center"/>
          </w:tcPr>
          <w:p w14:paraId="69C8945C"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4EF06F81" w14:textId="77777777" w:rsidR="000949DF" w:rsidRDefault="000949DF" w:rsidP="00282A54">
            <w:pPr>
              <w:spacing w:before="80"/>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NFF 3313</w:t>
            </w:r>
          </w:p>
        </w:tc>
        <w:tc>
          <w:tcPr>
            <w:tcW w:w="1276" w:type="dxa"/>
            <w:shd w:val="clear" w:color="auto" w:fill="auto"/>
            <w:vAlign w:val="center"/>
          </w:tcPr>
          <w:p w14:paraId="78F278C8"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21/8/2021</w:t>
            </w:r>
          </w:p>
        </w:tc>
        <w:tc>
          <w:tcPr>
            <w:tcW w:w="1276" w:type="dxa"/>
            <w:shd w:val="clear" w:color="auto" w:fill="auto"/>
            <w:vAlign w:val="center"/>
          </w:tcPr>
          <w:p w14:paraId="09109775"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23/8/2026</w:t>
            </w:r>
          </w:p>
        </w:tc>
        <w:tc>
          <w:tcPr>
            <w:tcW w:w="1643" w:type="dxa"/>
            <w:shd w:val="clear" w:color="auto" w:fill="auto"/>
            <w:vAlign w:val="center"/>
          </w:tcPr>
          <w:p w14:paraId="5C8F0E49" w14:textId="77777777" w:rsidR="000949DF" w:rsidRDefault="000949DF" w:rsidP="00282A54">
            <w:pPr>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Alexandria – Egypt</w:t>
            </w:r>
          </w:p>
        </w:tc>
      </w:tr>
      <w:tr w:rsidR="000949DF" w:rsidRPr="00B60418" w14:paraId="4DCB0149" w14:textId="77777777" w:rsidTr="00CB5E11">
        <w:trPr>
          <w:trHeight w:hRule="exact" w:val="327"/>
        </w:trPr>
        <w:tc>
          <w:tcPr>
            <w:tcW w:w="5237" w:type="dxa"/>
            <w:shd w:val="clear" w:color="auto" w:fill="auto"/>
            <w:vAlign w:val="center"/>
          </w:tcPr>
          <w:p w14:paraId="3A81EBA2"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25396F0F"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rPr>
              <w:t>NFA 4337</w:t>
            </w:r>
          </w:p>
        </w:tc>
        <w:tc>
          <w:tcPr>
            <w:tcW w:w="1276" w:type="dxa"/>
            <w:shd w:val="clear" w:color="auto" w:fill="auto"/>
            <w:vAlign w:val="center"/>
          </w:tcPr>
          <w:p w14:paraId="276657AF"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bidi="ar-EG"/>
              </w:rPr>
              <w:t>28/8/2021</w:t>
            </w:r>
          </w:p>
        </w:tc>
        <w:tc>
          <w:tcPr>
            <w:tcW w:w="1276" w:type="dxa"/>
            <w:shd w:val="clear" w:color="auto" w:fill="auto"/>
            <w:vAlign w:val="center"/>
          </w:tcPr>
          <w:p w14:paraId="1C3EA81F"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bidi="ar-EG"/>
              </w:rPr>
              <w:t>21/8/2026</w:t>
            </w:r>
          </w:p>
        </w:tc>
        <w:tc>
          <w:tcPr>
            <w:tcW w:w="1643" w:type="dxa"/>
            <w:shd w:val="clear" w:color="auto" w:fill="auto"/>
            <w:vAlign w:val="center"/>
          </w:tcPr>
          <w:p w14:paraId="2AC4750B"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rPr>
              <w:t>Alexandria – Egypt</w:t>
            </w:r>
          </w:p>
        </w:tc>
      </w:tr>
      <w:tr w:rsidR="000949DF" w:rsidRPr="00B60418" w14:paraId="124ACE47" w14:textId="77777777" w:rsidTr="00CB5E11">
        <w:trPr>
          <w:trHeight w:hRule="exact" w:val="327"/>
        </w:trPr>
        <w:tc>
          <w:tcPr>
            <w:tcW w:w="5237" w:type="dxa"/>
            <w:shd w:val="clear" w:color="auto" w:fill="auto"/>
            <w:vAlign w:val="center"/>
          </w:tcPr>
          <w:p w14:paraId="7FFD22A2"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2D26AE3E"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FF7511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DEE037F"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7F08DE73" w14:textId="77777777" w:rsidR="000949DF" w:rsidRPr="00B60418" w:rsidRDefault="000949DF" w:rsidP="00902FF7">
            <w:pPr>
              <w:spacing w:before="40" w:after="40"/>
              <w:jc w:val="center"/>
              <w:rPr>
                <w:rFonts w:ascii="Arial" w:hAnsi="Arial"/>
                <w:sz w:val="18"/>
                <w:szCs w:val="18"/>
                <w:lang w:val="en-US"/>
              </w:rPr>
            </w:pPr>
          </w:p>
        </w:tc>
      </w:tr>
      <w:tr w:rsidR="000949DF" w:rsidRPr="00B60418" w14:paraId="45D4A123" w14:textId="77777777" w:rsidTr="00CB5E11">
        <w:trPr>
          <w:trHeight w:hRule="exact" w:val="327"/>
        </w:trPr>
        <w:tc>
          <w:tcPr>
            <w:tcW w:w="5237" w:type="dxa"/>
            <w:shd w:val="clear" w:color="auto" w:fill="auto"/>
            <w:vAlign w:val="center"/>
          </w:tcPr>
          <w:p w14:paraId="5AD82DD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26480B4" w14:textId="77777777" w:rsidR="000949DF" w:rsidRDefault="000949DF" w:rsidP="00282A54">
            <w:pPr>
              <w:spacing w:before="80"/>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NPS 4657</w:t>
            </w:r>
          </w:p>
        </w:tc>
        <w:tc>
          <w:tcPr>
            <w:tcW w:w="1276" w:type="dxa"/>
            <w:shd w:val="clear" w:color="auto" w:fill="auto"/>
            <w:vAlign w:val="center"/>
          </w:tcPr>
          <w:p w14:paraId="54AA582D"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28/8/2021</w:t>
            </w:r>
          </w:p>
        </w:tc>
        <w:tc>
          <w:tcPr>
            <w:tcW w:w="1276" w:type="dxa"/>
            <w:shd w:val="clear" w:color="auto" w:fill="auto"/>
            <w:vAlign w:val="center"/>
          </w:tcPr>
          <w:p w14:paraId="26058792"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21/8/2026</w:t>
            </w:r>
          </w:p>
        </w:tc>
        <w:tc>
          <w:tcPr>
            <w:tcW w:w="1643" w:type="dxa"/>
            <w:shd w:val="clear" w:color="auto" w:fill="auto"/>
            <w:vAlign w:val="center"/>
          </w:tcPr>
          <w:p w14:paraId="3D2EC1FB" w14:textId="77777777" w:rsidR="000949DF" w:rsidRDefault="000949DF" w:rsidP="00282A54">
            <w:pPr>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Alexandria – Egypt</w:t>
            </w:r>
          </w:p>
        </w:tc>
      </w:tr>
      <w:tr w:rsidR="000949DF" w:rsidRPr="00B60418" w14:paraId="0827B7DD" w14:textId="77777777" w:rsidTr="00CB5E11">
        <w:trPr>
          <w:trHeight w:hRule="exact" w:val="327"/>
        </w:trPr>
        <w:tc>
          <w:tcPr>
            <w:tcW w:w="5237" w:type="dxa"/>
            <w:shd w:val="clear" w:color="auto" w:fill="auto"/>
            <w:vAlign w:val="center"/>
          </w:tcPr>
          <w:p w14:paraId="09368539" w14:textId="77777777" w:rsidR="000949DF" w:rsidRPr="00B60418" w:rsidRDefault="000949DF" w:rsidP="00902FF7">
            <w:pPr>
              <w:spacing w:before="40" w:after="40"/>
              <w:rPr>
                <w:rFonts w:ascii="Arial" w:hAnsi="Arial"/>
                <w:sz w:val="18"/>
                <w:szCs w:val="18"/>
                <w:lang w:val="en-US" w:bidi="ar-EG"/>
              </w:rPr>
            </w:pPr>
            <w:r w:rsidRPr="00B60418">
              <w:rPr>
                <w:rFonts w:ascii="Arial" w:hAnsi="Arial"/>
                <w:sz w:val="18"/>
                <w:szCs w:val="18"/>
                <w:lang w:val="en-US"/>
              </w:rPr>
              <w:t>Proficiency Of Security Awareness Training Seafarers</w:t>
            </w:r>
            <w:r w:rsidR="00463A11">
              <w:rPr>
                <w:rFonts w:ascii="Arial" w:hAnsi="Arial"/>
                <w:sz w:val="18"/>
                <w:szCs w:val="18"/>
                <w:lang w:val="en-US"/>
              </w:rPr>
              <w:t xml:space="preserve">   </w:t>
            </w:r>
          </w:p>
        </w:tc>
        <w:tc>
          <w:tcPr>
            <w:tcW w:w="1675" w:type="dxa"/>
            <w:shd w:val="clear" w:color="auto" w:fill="auto"/>
            <w:vAlign w:val="center"/>
          </w:tcPr>
          <w:p w14:paraId="0BA19674" w14:textId="77777777" w:rsidR="000949DF" w:rsidRPr="00D9375F" w:rsidRDefault="00282A54" w:rsidP="00902FF7">
            <w:pPr>
              <w:spacing w:before="40" w:after="40"/>
              <w:jc w:val="center"/>
              <w:rPr>
                <w:rFonts w:ascii="Arial" w:hAnsi="Arial"/>
                <w:sz w:val="18"/>
                <w:szCs w:val="18"/>
                <w:lang w:val="en-US"/>
              </w:rPr>
            </w:pPr>
            <w:r w:rsidRPr="00D9375F">
              <w:rPr>
                <w:rFonts w:ascii="Arial" w:hAnsi="Arial"/>
                <w:sz w:val="18"/>
                <w:szCs w:val="18"/>
                <w:lang w:val="en-US"/>
              </w:rPr>
              <w:t>NA 5659</w:t>
            </w:r>
          </w:p>
        </w:tc>
        <w:tc>
          <w:tcPr>
            <w:tcW w:w="1276" w:type="dxa"/>
            <w:shd w:val="clear" w:color="auto" w:fill="auto"/>
            <w:vAlign w:val="center"/>
          </w:tcPr>
          <w:p w14:paraId="5115A333" w14:textId="77777777" w:rsidR="000949DF" w:rsidRPr="00D9375F" w:rsidRDefault="00282A54" w:rsidP="00902FF7">
            <w:pPr>
              <w:spacing w:before="40" w:after="40"/>
              <w:jc w:val="center"/>
              <w:rPr>
                <w:rFonts w:ascii="Arial" w:hAnsi="Arial"/>
                <w:sz w:val="18"/>
                <w:szCs w:val="18"/>
                <w:lang w:val="en-US"/>
              </w:rPr>
            </w:pPr>
            <w:r w:rsidRPr="00D9375F">
              <w:rPr>
                <w:rFonts w:ascii="Arial" w:hAnsi="Arial"/>
                <w:sz w:val="18"/>
                <w:szCs w:val="18"/>
                <w:lang w:val="en-US"/>
              </w:rPr>
              <w:t>30/8/2021</w:t>
            </w:r>
          </w:p>
        </w:tc>
        <w:tc>
          <w:tcPr>
            <w:tcW w:w="1276" w:type="dxa"/>
            <w:shd w:val="clear" w:color="auto" w:fill="auto"/>
            <w:vAlign w:val="center"/>
          </w:tcPr>
          <w:p w14:paraId="4622CB2C" w14:textId="77777777" w:rsidR="000949DF" w:rsidRPr="00D9375F" w:rsidRDefault="00282A54" w:rsidP="00902FF7">
            <w:pPr>
              <w:spacing w:before="40" w:after="40"/>
              <w:jc w:val="center"/>
              <w:rPr>
                <w:rFonts w:ascii="Arial" w:hAnsi="Arial"/>
                <w:sz w:val="18"/>
                <w:szCs w:val="18"/>
                <w:lang w:val="en-US"/>
              </w:rPr>
            </w:pPr>
            <w:r w:rsidRPr="00D9375F">
              <w:rPr>
                <w:rFonts w:ascii="Arial" w:hAnsi="Arial"/>
                <w:sz w:val="18"/>
                <w:szCs w:val="18"/>
                <w:lang w:val="en-US"/>
              </w:rPr>
              <w:t>24/8/2026</w:t>
            </w:r>
          </w:p>
        </w:tc>
        <w:tc>
          <w:tcPr>
            <w:tcW w:w="1643" w:type="dxa"/>
            <w:shd w:val="clear" w:color="auto" w:fill="auto"/>
            <w:vAlign w:val="center"/>
          </w:tcPr>
          <w:p w14:paraId="3FD92330" w14:textId="77777777" w:rsidR="000949DF" w:rsidRPr="00D9375F" w:rsidRDefault="00282A54" w:rsidP="00902FF7">
            <w:pPr>
              <w:spacing w:before="40" w:after="40"/>
              <w:jc w:val="center"/>
              <w:rPr>
                <w:rFonts w:ascii="Arial" w:hAnsi="Arial"/>
                <w:sz w:val="18"/>
                <w:szCs w:val="18"/>
                <w:lang w:val="en-US"/>
              </w:rPr>
            </w:pPr>
            <w:r w:rsidRPr="00D9375F">
              <w:rPr>
                <w:rFonts w:ascii="Adobe Gothic Std B" w:eastAsia="Adobe Gothic Std B" w:hAnsi="Adobe Gothic Std B"/>
                <w:color w:val="000000"/>
                <w:szCs w:val="24"/>
                <w:lang w:eastAsia="en-US"/>
              </w:rPr>
              <w:t>Alexandria</w:t>
            </w:r>
          </w:p>
        </w:tc>
      </w:tr>
      <w:tr w:rsidR="000949DF" w:rsidRPr="00B60418" w14:paraId="7AC5FC1D" w14:textId="77777777" w:rsidTr="00CB5E11">
        <w:trPr>
          <w:trHeight w:hRule="exact" w:val="327"/>
        </w:trPr>
        <w:tc>
          <w:tcPr>
            <w:tcW w:w="5237" w:type="dxa"/>
            <w:shd w:val="clear" w:color="auto" w:fill="auto"/>
            <w:vAlign w:val="center"/>
          </w:tcPr>
          <w:p w14:paraId="76C56170"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0D3802D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8D0F2F4"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3054B1D"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3D1F7486" w14:textId="77777777" w:rsidR="000949DF" w:rsidRPr="00B60418" w:rsidRDefault="000949DF" w:rsidP="00902FF7">
            <w:pPr>
              <w:spacing w:before="40" w:after="40"/>
              <w:jc w:val="center"/>
              <w:rPr>
                <w:rFonts w:ascii="Arial" w:hAnsi="Arial"/>
                <w:sz w:val="18"/>
                <w:szCs w:val="18"/>
                <w:lang w:val="en-US"/>
              </w:rPr>
            </w:pPr>
          </w:p>
        </w:tc>
      </w:tr>
      <w:tr w:rsidR="000949DF" w:rsidRPr="00B60418" w14:paraId="78B4506B" w14:textId="77777777" w:rsidTr="00CB5E11">
        <w:trPr>
          <w:trHeight w:hRule="exact" w:val="327"/>
        </w:trPr>
        <w:tc>
          <w:tcPr>
            <w:tcW w:w="5237" w:type="dxa"/>
            <w:shd w:val="clear" w:color="auto" w:fill="auto"/>
            <w:vAlign w:val="center"/>
          </w:tcPr>
          <w:p w14:paraId="1865D0A9"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5029B12" w14:textId="77777777" w:rsidR="000949DF" w:rsidRDefault="000949DF" w:rsidP="008F70B1">
            <w:pPr>
              <w:spacing w:before="80"/>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XC</w:t>
            </w:r>
            <w:r w:rsidR="008F70B1">
              <w:rPr>
                <w:rFonts w:ascii="Adobe Gothic Std B" w:eastAsia="Adobe Gothic Std B" w:hAnsi="Adobe Gothic Std B"/>
                <w:color w:val="000000"/>
                <w:szCs w:val="24"/>
                <w:lang w:eastAsia="en-US"/>
              </w:rPr>
              <w:t>N</w:t>
            </w:r>
            <w:r>
              <w:rPr>
                <w:rFonts w:ascii="Adobe Gothic Std B" w:eastAsia="Adobe Gothic Std B" w:hAnsi="Adobe Gothic Std B"/>
                <w:color w:val="000000"/>
                <w:szCs w:val="24"/>
                <w:lang w:eastAsia="en-US"/>
              </w:rPr>
              <w:t xml:space="preserve"> 576</w:t>
            </w:r>
          </w:p>
        </w:tc>
        <w:tc>
          <w:tcPr>
            <w:tcW w:w="1276" w:type="dxa"/>
            <w:shd w:val="clear" w:color="auto" w:fill="auto"/>
            <w:vAlign w:val="center"/>
          </w:tcPr>
          <w:p w14:paraId="2003B372"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25/10/2022</w:t>
            </w:r>
          </w:p>
        </w:tc>
        <w:tc>
          <w:tcPr>
            <w:tcW w:w="1276" w:type="dxa"/>
            <w:shd w:val="clear" w:color="auto" w:fill="auto"/>
            <w:vAlign w:val="center"/>
          </w:tcPr>
          <w:p w14:paraId="4907CED7"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17/10/2027</w:t>
            </w:r>
          </w:p>
        </w:tc>
        <w:tc>
          <w:tcPr>
            <w:tcW w:w="1643" w:type="dxa"/>
            <w:shd w:val="clear" w:color="auto" w:fill="auto"/>
            <w:vAlign w:val="center"/>
          </w:tcPr>
          <w:p w14:paraId="4B96F14F" w14:textId="77777777" w:rsidR="000949DF" w:rsidRDefault="000949DF" w:rsidP="00282A54">
            <w:pPr>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Alexandria – Egypt</w:t>
            </w:r>
          </w:p>
        </w:tc>
      </w:tr>
      <w:tr w:rsidR="000949DF" w:rsidRPr="00B60418" w14:paraId="0DD0E055" w14:textId="77777777" w:rsidTr="00CB5E11">
        <w:trPr>
          <w:trHeight w:hRule="exact" w:val="327"/>
        </w:trPr>
        <w:tc>
          <w:tcPr>
            <w:tcW w:w="5237" w:type="dxa"/>
            <w:shd w:val="clear" w:color="auto" w:fill="auto"/>
            <w:vAlign w:val="center"/>
          </w:tcPr>
          <w:p w14:paraId="387E0837"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560DFCD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71A8F22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795DE720"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2278C2AB" w14:textId="77777777" w:rsidR="000949DF" w:rsidRPr="00B60418" w:rsidRDefault="000949DF" w:rsidP="00902FF7">
            <w:pPr>
              <w:spacing w:before="40" w:after="40"/>
              <w:jc w:val="center"/>
              <w:rPr>
                <w:rFonts w:ascii="Arial" w:hAnsi="Arial"/>
                <w:sz w:val="18"/>
                <w:szCs w:val="18"/>
                <w:lang w:val="en-US"/>
              </w:rPr>
            </w:pPr>
          </w:p>
        </w:tc>
      </w:tr>
      <w:tr w:rsidR="000949DF" w:rsidRPr="00B60418" w14:paraId="1B0412CE" w14:textId="77777777" w:rsidTr="00CB5E11">
        <w:trPr>
          <w:trHeight w:hRule="exact" w:val="327"/>
        </w:trPr>
        <w:tc>
          <w:tcPr>
            <w:tcW w:w="5237" w:type="dxa"/>
            <w:shd w:val="clear" w:color="auto" w:fill="auto"/>
            <w:vAlign w:val="center"/>
          </w:tcPr>
          <w:p w14:paraId="213AD7ED"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697A57AB"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15821A48"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B3709DC"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4981FE42" w14:textId="77777777" w:rsidR="000949DF" w:rsidRPr="00B60418" w:rsidRDefault="000949DF" w:rsidP="00902FF7">
            <w:pPr>
              <w:spacing w:before="40" w:after="40"/>
              <w:jc w:val="center"/>
              <w:rPr>
                <w:rFonts w:ascii="Arial" w:hAnsi="Arial"/>
                <w:sz w:val="18"/>
                <w:szCs w:val="18"/>
                <w:lang w:val="en-US"/>
              </w:rPr>
            </w:pPr>
          </w:p>
        </w:tc>
      </w:tr>
      <w:tr w:rsidR="000949DF" w:rsidRPr="00B60418" w14:paraId="421C56B2" w14:textId="77777777" w:rsidTr="00CB5E11">
        <w:trPr>
          <w:trHeight w:hRule="exact" w:val="327"/>
        </w:trPr>
        <w:tc>
          <w:tcPr>
            <w:tcW w:w="5237" w:type="dxa"/>
            <w:shd w:val="clear" w:color="auto" w:fill="auto"/>
            <w:vAlign w:val="center"/>
          </w:tcPr>
          <w:p w14:paraId="065220BC"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17BE931B"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51E3F3D"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746CC51F"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0BD33EC9" w14:textId="77777777" w:rsidR="000949DF" w:rsidRPr="00B60418" w:rsidRDefault="000949DF" w:rsidP="00902FF7">
            <w:pPr>
              <w:spacing w:before="40" w:after="40"/>
              <w:jc w:val="center"/>
              <w:rPr>
                <w:rFonts w:ascii="Arial" w:hAnsi="Arial"/>
                <w:sz w:val="18"/>
                <w:szCs w:val="18"/>
                <w:lang w:val="en-US"/>
              </w:rPr>
            </w:pPr>
          </w:p>
        </w:tc>
      </w:tr>
      <w:tr w:rsidR="000949DF" w:rsidRPr="00B60418" w14:paraId="4C87D8F1" w14:textId="77777777" w:rsidTr="00CB5E11">
        <w:trPr>
          <w:trHeight w:hRule="exact" w:val="327"/>
        </w:trPr>
        <w:tc>
          <w:tcPr>
            <w:tcW w:w="5237" w:type="dxa"/>
            <w:shd w:val="clear" w:color="auto" w:fill="auto"/>
            <w:vAlign w:val="center"/>
          </w:tcPr>
          <w:p w14:paraId="5436D4E9"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5692DE36"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B63A936"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195F7687"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7E52E0D2" w14:textId="77777777" w:rsidR="000949DF" w:rsidRPr="00B60418" w:rsidRDefault="000949DF" w:rsidP="00902FF7">
            <w:pPr>
              <w:spacing w:before="40" w:after="40"/>
              <w:jc w:val="center"/>
              <w:rPr>
                <w:rFonts w:ascii="Arial" w:hAnsi="Arial"/>
                <w:sz w:val="18"/>
                <w:szCs w:val="18"/>
                <w:lang w:val="en-US"/>
              </w:rPr>
            </w:pPr>
          </w:p>
        </w:tc>
      </w:tr>
      <w:tr w:rsidR="000949DF" w:rsidRPr="00B60418" w14:paraId="11565063" w14:textId="77777777" w:rsidTr="00CB5E11">
        <w:trPr>
          <w:trHeight w:hRule="exact" w:val="327"/>
        </w:trPr>
        <w:tc>
          <w:tcPr>
            <w:tcW w:w="5237" w:type="dxa"/>
            <w:shd w:val="clear" w:color="auto" w:fill="auto"/>
            <w:vAlign w:val="center"/>
          </w:tcPr>
          <w:p w14:paraId="129A6ABF"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48FDE905"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FE1312B"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D281BFC"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56C65276" w14:textId="77777777" w:rsidR="000949DF" w:rsidRPr="00B60418" w:rsidRDefault="000949DF" w:rsidP="00902FF7">
            <w:pPr>
              <w:spacing w:before="40" w:after="40"/>
              <w:jc w:val="center"/>
              <w:rPr>
                <w:rFonts w:ascii="Arial" w:hAnsi="Arial"/>
                <w:sz w:val="18"/>
                <w:szCs w:val="18"/>
                <w:lang w:val="en-US"/>
              </w:rPr>
            </w:pPr>
          </w:p>
        </w:tc>
      </w:tr>
      <w:tr w:rsidR="000949DF" w:rsidRPr="00B60418" w14:paraId="4CF9E722" w14:textId="77777777" w:rsidTr="00CB5E11">
        <w:trPr>
          <w:trHeight w:hRule="exact" w:val="327"/>
        </w:trPr>
        <w:tc>
          <w:tcPr>
            <w:tcW w:w="5237" w:type="dxa"/>
            <w:shd w:val="clear" w:color="auto" w:fill="auto"/>
            <w:vAlign w:val="center"/>
          </w:tcPr>
          <w:p w14:paraId="37569F70"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12F4B61"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E6B8AD9"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EBA9307"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36A75879" w14:textId="77777777" w:rsidR="000949DF" w:rsidRPr="00B60418" w:rsidRDefault="000949DF" w:rsidP="00902FF7">
            <w:pPr>
              <w:spacing w:before="40" w:after="40"/>
              <w:jc w:val="center"/>
              <w:rPr>
                <w:rFonts w:ascii="Arial" w:hAnsi="Arial"/>
                <w:sz w:val="18"/>
                <w:szCs w:val="18"/>
                <w:lang w:val="en-US"/>
              </w:rPr>
            </w:pPr>
          </w:p>
        </w:tc>
      </w:tr>
      <w:tr w:rsidR="000949DF" w:rsidRPr="00B60418" w14:paraId="2DE0CCEB" w14:textId="77777777" w:rsidTr="00902FF7">
        <w:trPr>
          <w:trHeight w:hRule="exact" w:val="534"/>
        </w:trPr>
        <w:tc>
          <w:tcPr>
            <w:tcW w:w="5237" w:type="dxa"/>
            <w:shd w:val="clear" w:color="auto" w:fill="auto"/>
            <w:vAlign w:val="center"/>
          </w:tcPr>
          <w:p w14:paraId="2A24E0A4"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63CAAC86"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71496C50"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28CD3EE3"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64F24DD3"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3EA07CCE" w14:textId="77777777" w:rsidR="000949DF" w:rsidRPr="00B60418" w:rsidRDefault="000949DF" w:rsidP="00902FF7">
            <w:pPr>
              <w:spacing w:before="40" w:after="40"/>
              <w:jc w:val="center"/>
              <w:rPr>
                <w:rFonts w:ascii="Arial" w:hAnsi="Arial"/>
                <w:sz w:val="18"/>
                <w:szCs w:val="18"/>
                <w:lang w:val="en-US"/>
              </w:rPr>
            </w:pPr>
          </w:p>
        </w:tc>
      </w:tr>
      <w:tr w:rsidR="000949DF" w:rsidRPr="00B60418" w14:paraId="33613E01" w14:textId="77777777" w:rsidTr="00CB5E11">
        <w:trPr>
          <w:trHeight w:hRule="exact" w:val="327"/>
        </w:trPr>
        <w:tc>
          <w:tcPr>
            <w:tcW w:w="5237" w:type="dxa"/>
            <w:shd w:val="clear" w:color="auto" w:fill="auto"/>
            <w:vAlign w:val="center"/>
          </w:tcPr>
          <w:p w14:paraId="2422244C"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4CD731AE"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7699B148"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1330588"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1D67D4F3" w14:textId="77777777" w:rsidR="000949DF" w:rsidRPr="00B60418" w:rsidRDefault="000949DF" w:rsidP="00902FF7">
            <w:pPr>
              <w:spacing w:before="40" w:after="40"/>
              <w:jc w:val="center"/>
              <w:rPr>
                <w:rFonts w:ascii="Arial" w:hAnsi="Arial"/>
                <w:sz w:val="18"/>
                <w:szCs w:val="18"/>
                <w:lang w:val="en-US"/>
              </w:rPr>
            </w:pPr>
          </w:p>
        </w:tc>
      </w:tr>
      <w:tr w:rsidR="000949DF" w:rsidRPr="00B60418" w14:paraId="53047168" w14:textId="77777777" w:rsidTr="00CB5E11">
        <w:trPr>
          <w:trHeight w:hRule="exact" w:val="327"/>
        </w:trPr>
        <w:tc>
          <w:tcPr>
            <w:tcW w:w="5237" w:type="dxa"/>
            <w:shd w:val="clear" w:color="auto" w:fill="auto"/>
            <w:vAlign w:val="center"/>
          </w:tcPr>
          <w:p w14:paraId="34947588"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E6DB757"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121F4708"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4F4C589"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4D4B0B7C" w14:textId="77777777" w:rsidR="000949DF" w:rsidRPr="00B60418" w:rsidRDefault="000949DF" w:rsidP="00902FF7">
            <w:pPr>
              <w:spacing w:before="40" w:after="40"/>
              <w:jc w:val="center"/>
              <w:rPr>
                <w:rFonts w:ascii="Arial" w:hAnsi="Arial"/>
                <w:sz w:val="18"/>
                <w:szCs w:val="18"/>
                <w:lang w:val="en-US"/>
              </w:rPr>
            </w:pPr>
          </w:p>
        </w:tc>
      </w:tr>
      <w:tr w:rsidR="000949DF" w:rsidRPr="00B60418" w14:paraId="628EE490" w14:textId="77777777" w:rsidTr="00CB5E11">
        <w:trPr>
          <w:trHeight w:hRule="exact" w:val="327"/>
        </w:trPr>
        <w:tc>
          <w:tcPr>
            <w:tcW w:w="5237" w:type="dxa"/>
            <w:shd w:val="clear" w:color="auto" w:fill="auto"/>
            <w:vAlign w:val="center"/>
          </w:tcPr>
          <w:p w14:paraId="6C7F890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73B9DBF6"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C387290"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C8FE470"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173B8CA2" w14:textId="77777777" w:rsidR="000949DF" w:rsidRPr="00B60418" w:rsidRDefault="000949DF" w:rsidP="00902FF7">
            <w:pPr>
              <w:spacing w:before="40" w:after="40"/>
              <w:jc w:val="center"/>
              <w:rPr>
                <w:rFonts w:ascii="Arial" w:hAnsi="Arial"/>
                <w:sz w:val="18"/>
                <w:szCs w:val="18"/>
                <w:lang w:val="en-US"/>
              </w:rPr>
            </w:pPr>
          </w:p>
        </w:tc>
      </w:tr>
      <w:tr w:rsidR="000949DF" w:rsidRPr="00B60418" w14:paraId="7CF4D3CB" w14:textId="77777777" w:rsidTr="00282A54">
        <w:trPr>
          <w:trHeight w:hRule="exact" w:val="327"/>
        </w:trPr>
        <w:tc>
          <w:tcPr>
            <w:tcW w:w="5237" w:type="dxa"/>
            <w:shd w:val="clear" w:color="auto" w:fill="auto"/>
            <w:vAlign w:val="center"/>
          </w:tcPr>
          <w:p w14:paraId="1EE34D9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tcPr>
          <w:p w14:paraId="1125700E" w14:textId="77777777" w:rsidR="000949DF" w:rsidRPr="00282A54" w:rsidRDefault="000949DF" w:rsidP="00282A54">
            <w:pPr>
              <w:spacing w:before="80"/>
              <w:contextualSpacing/>
              <w:jc w:val="center"/>
              <w:rPr>
                <w:rFonts w:ascii="Adobe Gothic Std B" w:eastAsia="Adobe Gothic Std B" w:hAnsi="Adobe Gothic Std B"/>
                <w:color w:val="000000"/>
                <w:szCs w:val="24"/>
                <w:lang w:val="en-US" w:eastAsia="en-US"/>
              </w:rPr>
            </w:pPr>
          </w:p>
        </w:tc>
        <w:tc>
          <w:tcPr>
            <w:tcW w:w="1276" w:type="dxa"/>
            <w:shd w:val="clear" w:color="auto" w:fill="auto"/>
          </w:tcPr>
          <w:p w14:paraId="644891C4" w14:textId="77777777" w:rsidR="000949DF" w:rsidRDefault="000949DF" w:rsidP="00282A54">
            <w:pPr>
              <w:contextualSpacing/>
              <w:jc w:val="center"/>
              <w:rPr>
                <w:rFonts w:ascii="Adobe Gothic Std B" w:eastAsia="Adobe Gothic Std B" w:hAnsi="Adobe Gothic Std B"/>
                <w:color w:val="000000"/>
                <w:szCs w:val="24"/>
                <w:lang w:eastAsia="en-US" w:bidi="ar-EG"/>
              </w:rPr>
            </w:pPr>
          </w:p>
        </w:tc>
        <w:tc>
          <w:tcPr>
            <w:tcW w:w="1276" w:type="dxa"/>
            <w:shd w:val="clear" w:color="auto" w:fill="auto"/>
          </w:tcPr>
          <w:p w14:paraId="4F0CED62" w14:textId="77777777" w:rsidR="000949DF" w:rsidRDefault="000949DF" w:rsidP="00282A54">
            <w:pPr>
              <w:contextualSpacing/>
              <w:jc w:val="center"/>
              <w:rPr>
                <w:rFonts w:ascii="Adobe Gothic Std B" w:eastAsia="Adobe Gothic Std B" w:hAnsi="Adobe Gothic Std B"/>
                <w:color w:val="000000"/>
                <w:szCs w:val="24"/>
                <w:lang w:eastAsia="en-US" w:bidi="ar-EG"/>
              </w:rPr>
            </w:pPr>
          </w:p>
        </w:tc>
        <w:tc>
          <w:tcPr>
            <w:tcW w:w="1643" w:type="dxa"/>
            <w:shd w:val="clear" w:color="auto" w:fill="auto"/>
          </w:tcPr>
          <w:p w14:paraId="3DFBB8FF" w14:textId="77777777" w:rsidR="000949DF" w:rsidRPr="002C16FD" w:rsidRDefault="000949DF" w:rsidP="00282A54">
            <w:pPr>
              <w:contextualSpacing/>
              <w:jc w:val="center"/>
              <w:rPr>
                <w:rFonts w:ascii="Adobe Gothic Std B" w:eastAsia="Adobe Gothic Std B" w:hAnsi="Adobe Gothic Std B"/>
                <w:b/>
                <w:bCs/>
                <w:color w:val="000000"/>
                <w:szCs w:val="24"/>
                <w:lang w:eastAsia="en-US"/>
              </w:rPr>
            </w:pPr>
          </w:p>
        </w:tc>
      </w:tr>
      <w:tr w:rsidR="000949DF" w:rsidRPr="00B60418" w14:paraId="18AAFC74" w14:textId="77777777" w:rsidTr="00CB5E11">
        <w:trPr>
          <w:trHeight w:hRule="exact" w:val="327"/>
        </w:trPr>
        <w:tc>
          <w:tcPr>
            <w:tcW w:w="5237" w:type="dxa"/>
            <w:shd w:val="clear" w:color="auto" w:fill="auto"/>
            <w:vAlign w:val="center"/>
          </w:tcPr>
          <w:p w14:paraId="576E05AF"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32DCFCFE" w14:textId="77777777" w:rsidR="000949DF" w:rsidRDefault="000949DF" w:rsidP="00902FF7">
            <w:pPr>
              <w:spacing w:before="40" w:after="40"/>
              <w:jc w:val="center"/>
              <w:rPr>
                <w:rFonts w:ascii="Arial" w:hAnsi="Arial"/>
                <w:sz w:val="18"/>
                <w:szCs w:val="18"/>
                <w:rtl/>
                <w:lang w:val="en-US" w:bidi="ar-EG"/>
              </w:rPr>
            </w:pPr>
          </w:p>
          <w:p w14:paraId="62E25DC2" w14:textId="77777777" w:rsidR="00463A11" w:rsidRPr="00B60418" w:rsidRDefault="00463A11" w:rsidP="00902FF7">
            <w:pPr>
              <w:spacing w:before="40" w:after="40"/>
              <w:jc w:val="center"/>
              <w:rPr>
                <w:rFonts w:ascii="Arial" w:hAnsi="Arial"/>
                <w:sz w:val="18"/>
                <w:szCs w:val="18"/>
                <w:rtl/>
                <w:lang w:val="en-US" w:bidi="ar-EG"/>
              </w:rPr>
            </w:pPr>
          </w:p>
        </w:tc>
        <w:tc>
          <w:tcPr>
            <w:tcW w:w="1276" w:type="dxa"/>
            <w:shd w:val="clear" w:color="auto" w:fill="auto"/>
            <w:vAlign w:val="center"/>
          </w:tcPr>
          <w:p w14:paraId="2133D23D"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C15442D"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36E56045" w14:textId="77777777" w:rsidR="000949DF" w:rsidRPr="002C16FD" w:rsidRDefault="000949DF" w:rsidP="00902FF7">
            <w:pPr>
              <w:spacing w:before="40" w:after="40"/>
              <w:jc w:val="center"/>
              <w:rPr>
                <w:rFonts w:ascii="Arial" w:hAnsi="Arial"/>
                <w:b/>
                <w:bCs/>
                <w:sz w:val="18"/>
                <w:szCs w:val="18"/>
                <w:lang w:val="en-US"/>
              </w:rPr>
            </w:pPr>
            <w:r w:rsidRPr="002C16FD">
              <w:rPr>
                <w:rFonts w:ascii="Arial" w:hAnsi="Arial"/>
                <w:b/>
                <w:bCs/>
                <w:sz w:val="18"/>
                <w:szCs w:val="18"/>
                <w:lang w:val="en-US"/>
              </w:rPr>
              <w:t>EAMS / Alex.</w:t>
            </w:r>
          </w:p>
        </w:tc>
      </w:tr>
      <w:tr w:rsidR="000949DF" w:rsidRPr="00B60418" w14:paraId="79AB44BB" w14:textId="77777777" w:rsidTr="00CB5E11">
        <w:trPr>
          <w:trHeight w:hRule="exact" w:val="327"/>
        </w:trPr>
        <w:tc>
          <w:tcPr>
            <w:tcW w:w="5237" w:type="dxa"/>
            <w:shd w:val="clear" w:color="auto" w:fill="auto"/>
            <w:vAlign w:val="center"/>
          </w:tcPr>
          <w:p w14:paraId="72A3A942"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0BA12EE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19048C7"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744C85E"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04C7A255" w14:textId="77777777" w:rsidR="000949DF" w:rsidRPr="00B60418" w:rsidRDefault="000949DF" w:rsidP="00902FF7">
            <w:pPr>
              <w:spacing w:before="40" w:after="40"/>
              <w:jc w:val="center"/>
              <w:rPr>
                <w:rFonts w:ascii="Arial" w:hAnsi="Arial"/>
                <w:sz w:val="18"/>
                <w:szCs w:val="18"/>
                <w:lang w:val="en-US"/>
              </w:rPr>
            </w:pPr>
          </w:p>
        </w:tc>
      </w:tr>
      <w:tr w:rsidR="000949DF" w:rsidRPr="00B60418" w14:paraId="56CAC6EA" w14:textId="77777777" w:rsidTr="00CB5E11">
        <w:trPr>
          <w:trHeight w:hRule="exact" w:val="327"/>
        </w:trPr>
        <w:tc>
          <w:tcPr>
            <w:tcW w:w="5237" w:type="dxa"/>
            <w:shd w:val="clear" w:color="auto" w:fill="auto"/>
            <w:vAlign w:val="center"/>
          </w:tcPr>
          <w:p w14:paraId="3A78C06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457B1799"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1E45280B"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E1DF135"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3DBB5579" w14:textId="77777777" w:rsidR="000949DF" w:rsidRPr="00B60418" w:rsidRDefault="000949DF" w:rsidP="00902FF7">
            <w:pPr>
              <w:spacing w:before="40" w:after="40"/>
              <w:jc w:val="center"/>
              <w:rPr>
                <w:rFonts w:ascii="Arial" w:hAnsi="Arial"/>
                <w:sz w:val="18"/>
                <w:szCs w:val="18"/>
                <w:lang w:val="en-US"/>
              </w:rPr>
            </w:pPr>
          </w:p>
        </w:tc>
      </w:tr>
      <w:tr w:rsidR="000949DF" w:rsidRPr="00B60418" w14:paraId="5B592B11" w14:textId="77777777" w:rsidTr="00CB5E11">
        <w:trPr>
          <w:trHeight w:hRule="exact" w:val="327"/>
        </w:trPr>
        <w:tc>
          <w:tcPr>
            <w:tcW w:w="5237" w:type="dxa"/>
            <w:shd w:val="clear" w:color="auto" w:fill="auto"/>
            <w:vAlign w:val="center"/>
          </w:tcPr>
          <w:p w14:paraId="3C3DF58C"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3001BCF9"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DBB7060"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2AD2FD80"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7B53DD2E" w14:textId="77777777" w:rsidR="000949DF" w:rsidRPr="00B60418" w:rsidRDefault="000949DF" w:rsidP="00902FF7">
            <w:pPr>
              <w:spacing w:before="40" w:after="40"/>
              <w:jc w:val="center"/>
              <w:rPr>
                <w:rFonts w:ascii="Arial" w:hAnsi="Arial"/>
                <w:sz w:val="18"/>
                <w:szCs w:val="18"/>
                <w:lang w:val="en-US"/>
              </w:rPr>
            </w:pPr>
          </w:p>
        </w:tc>
      </w:tr>
      <w:tr w:rsidR="000949DF" w:rsidRPr="00B60418" w14:paraId="62BA6122" w14:textId="77777777" w:rsidTr="00CB5E11">
        <w:trPr>
          <w:trHeight w:hRule="exact" w:val="327"/>
        </w:trPr>
        <w:tc>
          <w:tcPr>
            <w:tcW w:w="5237" w:type="dxa"/>
            <w:shd w:val="clear" w:color="auto" w:fill="auto"/>
            <w:vAlign w:val="center"/>
          </w:tcPr>
          <w:p w14:paraId="06D600AC"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5AE483A0"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B9A735C"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F4848EB"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53223790" w14:textId="77777777" w:rsidR="000949DF" w:rsidRPr="00B60418" w:rsidRDefault="000949DF" w:rsidP="00902FF7">
            <w:pPr>
              <w:spacing w:before="40" w:after="40"/>
              <w:jc w:val="center"/>
              <w:rPr>
                <w:rFonts w:ascii="Arial" w:hAnsi="Arial"/>
                <w:sz w:val="18"/>
                <w:szCs w:val="18"/>
                <w:lang w:val="en-US"/>
              </w:rPr>
            </w:pPr>
          </w:p>
        </w:tc>
      </w:tr>
      <w:tr w:rsidR="000949DF" w:rsidRPr="00B60418" w14:paraId="090DAC88" w14:textId="77777777" w:rsidTr="00CB5E11">
        <w:trPr>
          <w:trHeight w:hRule="exact" w:val="327"/>
        </w:trPr>
        <w:tc>
          <w:tcPr>
            <w:tcW w:w="5237" w:type="dxa"/>
            <w:shd w:val="clear" w:color="auto" w:fill="auto"/>
            <w:vAlign w:val="center"/>
          </w:tcPr>
          <w:p w14:paraId="232D3CA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197DA53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4373BAB"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5F8D40E"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45EBFB1F" w14:textId="77777777" w:rsidR="000949DF" w:rsidRPr="00B60418" w:rsidRDefault="000949DF" w:rsidP="00902FF7">
            <w:pPr>
              <w:spacing w:before="40" w:after="40"/>
              <w:jc w:val="center"/>
              <w:rPr>
                <w:rFonts w:ascii="Arial" w:hAnsi="Arial"/>
                <w:sz w:val="18"/>
                <w:szCs w:val="18"/>
                <w:lang w:val="en-US"/>
              </w:rPr>
            </w:pPr>
          </w:p>
        </w:tc>
      </w:tr>
      <w:tr w:rsidR="000949DF" w:rsidRPr="00B60418" w14:paraId="3E6C658B" w14:textId="77777777" w:rsidTr="00CB5E11">
        <w:trPr>
          <w:trHeight w:hRule="exact" w:val="327"/>
        </w:trPr>
        <w:tc>
          <w:tcPr>
            <w:tcW w:w="5237" w:type="dxa"/>
            <w:shd w:val="clear" w:color="auto" w:fill="auto"/>
            <w:vAlign w:val="center"/>
          </w:tcPr>
          <w:p w14:paraId="6CA08FD5"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66BAC195"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25A15DDA"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A9A3D2D"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4A29BE0A" w14:textId="77777777" w:rsidR="000949DF" w:rsidRPr="00B60418" w:rsidRDefault="000949DF" w:rsidP="00902FF7">
            <w:pPr>
              <w:spacing w:before="40" w:after="40"/>
              <w:jc w:val="center"/>
              <w:rPr>
                <w:rFonts w:ascii="Arial" w:hAnsi="Arial"/>
                <w:sz w:val="18"/>
                <w:szCs w:val="18"/>
                <w:lang w:val="en-US"/>
              </w:rPr>
            </w:pPr>
          </w:p>
        </w:tc>
      </w:tr>
      <w:tr w:rsidR="000949DF" w:rsidRPr="00B60418" w14:paraId="49687793" w14:textId="77777777" w:rsidTr="00CB5E11">
        <w:trPr>
          <w:trHeight w:hRule="exact" w:val="327"/>
        </w:trPr>
        <w:tc>
          <w:tcPr>
            <w:tcW w:w="5237" w:type="dxa"/>
            <w:shd w:val="clear" w:color="auto" w:fill="auto"/>
            <w:vAlign w:val="center"/>
          </w:tcPr>
          <w:p w14:paraId="5F804C27"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57F65905"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20C20164"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DBC145F"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43665F72" w14:textId="77777777" w:rsidR="000949DF" w:rsidRPr="00B60418" w:rsidRDefault="000949DF" w:rsidP="00902FF7">
            <w:pPr>
              <w:spacing w:before="40" w:after="40"/>
              <w:jc w:val="center"/>
              <w:rPr>
                <w:rFonts w:ascii="Arial" w:hAnsi="Arial"/>
                <w:sz w:val="18"/>
                <w:szCs w:val="18"/>
                <w:lang w:val="en-US"/>
              </w:rPr>
            </w:pPr>
          </w:p>
        </w:tc>
      </w:tr>
      <w:tr w:rsidR="000949DF" w:rsidRPr="00B60418" w14:paraId="7E615A04" w14:textId="77777777" w:rsidTr="00CB5E11">
        <w:trPr>
          <w:trHeight w:hRule="exact" w:val="327"/>
        </w:trPr>
        <w:tc>
          <w:tcPr>
            <w:tcW w:w="5237" w:type="dxa"/>
            <w:shd w:val="clear" w:color="auto" w:fill="auto"/>
            <w:vAlign w:val="center"/>
          </w:tcPr>
          <w:p w14:paraId="47C0101A"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369D26"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0377D45"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6BCD77F6"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4480058A" w14:textId="77777777" w:rsidR="000949DF" w:rsidRPr="00B60418" w:rsidRDefault="000949DF" w:rsidP="00902FF7">
            <w:pPr>
              <w:spacing w:before="40" w:after="40"/>
              <w:jc w:val="center"/>
              <w:rPr>
                <w:rFonts w:ascii="Arial" w:hAnsi="Arial"/>
                <w:sz w:val="18"/>
                <w:szCs w:val="18"/>
                <w:lang w:val="en-US"/>
              </w:rPr>
            </w:pPr>
          </w:p>
        </w:tc>
      </w:tr>
      <w:tr w:rsidR="000949DF" w:rsidRPr="00B60418" w14:paraId="7F6ADAEC" w14:textId="77777777" w:rsidTr="00CB5E11">
        <w:trPr>
          <w:trHeight w:hRule="exact" w:val="327"/>
        </w:trPr>
        <w:tc>
          <w:tcPr>
            <w:tcW w:w="5237" w:type="dxa"/>
            <w:shd w:val="clear" w:color="auto" w:fill="auto"/>
            <w:vAlign w:val="center"/>
          </w:tcPr>
          <w:p w14:paraId="77C75851"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59407D9"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AFDE361"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908C805"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70EE421A" w14:textId="77777777" w:rsidR="000949DF" w:rsidRPr="00B60418" w:rsidRDefault="000949DF" w:rsidP="00902FF7">
            <w:pPr>
              <w:spacing w:before="40" w:after="40"/>
              <w:jc w:val="center"/>
              <w:rPr>
                <w:rFonts w:ascii="Arial" w:hAnsi="Arial"/>
                <w:sz w:val="18"/>
                <w:szCs w:val="18"/>
                <w:lang w:val="en-US"/>
              </w:rPr>
            </w:pPr>
          </w:p>
        </w:tc>
      </w:tr>
      <w:tr w:rsidR="000949DF" w:rsidRPr="00B60418" w14:paraId="28BD4D19" w14:textId="77777777" w:rsidTr="00CB5E11">
        <w:trPr>
          <w:trHeight w:hRule="exact" w:val="327"/>
        </w:trPr>
        <w:tc>
          <w:tcPr>
            <w:tcW w:w="5237" w:type="dxa"/>
            <w:shd w:val="clear" w:color="auto" w:fill="auto"/>
            <w:vAlign w:val="center"/>
          </w:tcPr>
          <w:p w14:paraId="415D9D20"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3F61A52C"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200A6CF1"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B0218DD"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2A80C2C8" w14:textId="77777777" w:rsidR="000949DF" w:rsidRPr="00B60418" w:rsidRDefault="000949D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949DF" w:rsidRPr="00B60418" w14:paraId="5E503023" w14:textId="77777777" w:rsidTr="00CB5E11">
        <w:trPr>
          <w:trHeight w:hRule="exact" w:val="327"/>
        </w:trPr>
        <w:tc>
          <w:tcPr>
            <w:tcW w:w="5237" w:type="dxa"/>
            <w:shd w:val="clear" w:color="auto" w:fill="auto"/>
            <w:vAlign w:val="center"/>
          </w:tcPr>
          <w:p w14:paraId="014374C7"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13E3AEB8"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20B273B5"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790DA1D5"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1B065DFB" w14:textId="77777777" w:rsidR="000949DF" w:rsidRPr="00B60418" w:rsidRDefault="000949DF" w:rsidP="00902FF7">
            <w:pPr>
              <w:spacing w:before="40" w:after="40"/>
              <w:jc w:val="center"/>
              <w:rPr>
                <w:rFonts w:ascii="Arial" w:hAnsi="Arial"/>
                <w:sz w:val="18"/>
                <w:szCs w:val="18"/>
                <w:lang w:val="en-US"/>
              </w:rPr>
            </w:pPr>
          </w:p>
        </w:tc>
      </w:tr>
      <w:tr w:rsidR="000949DF" w:rsidRPr="00B60418" w14:paraId="339D0817" w14:textId="77777777" w:rsidTr="00CB5E11">
        <w:trPr>
          <w:trHeight w:hRule="exact" w:val="327"/>
        </w:trPr>
        <w:tc>
          <w:tcPr>
            <w:tcW w:w="5237" w:type="dxa"/>
            <w:shd w:val="clear" w:color="auto" w:fill="auto"/>
            <w:vAlign w:val="center"/>
          </w:tcPr>
          <w:p w14:paraId="45539345" w14:textId="77777777" w:rsidR="000949DF" w:rsidRPr="00B60418" w:rsidRDefault="000949DF"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32458EC4"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3182C0BB"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0028A360"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32103A65" w14:textId="77777777" w:rsidR="000949DF" w:rsidRPr="00B60418" w:rsidRDefault="000949D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949DF" w:rsidRPr="00B60418" w14:paraId="325C7427" w14:textId="77777777" w:rsidTr="00282A54">
        <w:trPr>
          <w:trHeight w:hRule="exact" w:val="327"/>
        </w:trPr>
        <w:tc>
          <w:tcPr>
            <w:tcW w:w="5237" w:type="dxa"/>
            <w:shd w:val="clear" w:color="auto" w:fill="auto"/>
            <w:vAlign w:val="center"/>
          </w:tcPr>
          <w:p w14:paraId="2A4C2297"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tcPr>
          <w:p w14:paraId="45D7B23A" w14:textId="77777777" w:rsidR="000949DF" w:rsidRDefault="000949DF" w:rsidP="00282A54">
            <w:pPr>
              <w:spacing w:before="80"/>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NE 1561</w:t>
            </w:r>
          </w:p>
        </w:tc>
        <w:tc>
          <w:tcPr>
            <w:tcW w:w="1276" w:type="dxa"/>
            <w:shd w:val="clear" w:color="auto" w:fill="auto"/>
          </w:tcPr>
          <w:p w14:paraId="7EDD3DD3"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30/8/2021</w:t>
            </w:r>
          </w:p>
        </w:tc>
        <w:tc>
          <w:tcPr>
            <w:tcW w:w="1276" w:type="dxa"/>
            <w:shd w:val="clear" w:color="auto" w:fill="auto"/>
          </w:tcPr>
          <w:p w14:paraId="0899B0EE"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w:t>
            </w:r>
          </w:p>
        </w:tc>
        <w:tc>
          <w:tcPr>
            <w:tcW w:w="1643" w:type="dxa"/>
            <w:shd w:val="clear" w:color="auto" w:fill="auto"/>
          </w:tcPr>
          <w:p w14:paraId="0B2555E2" w14:textId="77777777" w:rsidR="000949DF" w:rsidRDefault="000949DF" w:rsidP="00282A54">
            <w:pPr>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Alexandria – Egypt</w:t>
            </w:r>
          </w:p>
        </w:tc>
      </w:tr>
      <w:tr w:rsidR="000949DF" w:rsidRPr="00B60418" w14:paraId="438A3C04" w14:textId="77777777" w:rsidTr="00CB5E11">
        <w:trPr>
          <w:trHeight w:hRule="exact" w:val="327"/>
        </w:trPr>
        <w:tc>
          <w:tcPr>
            <w:tcW w:w="5237" w:type="dxa"/>
            <w:shd w:val="clear" w:color="auto" w:fill="auto"/>
            <w:vAlign w:val="center"/>
          </w:tcPr>
          <w:p w14:paraId="1FE0C6B9"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D3476C9" w14:textId="77777777" w:rsidR="000949DF" w:rsidRPr="00B60418" w:rsidRDefault="008F70B1" w:rsidP="00902FF7">
            <w:pPr>
              <w:spacing w:before="40" w:after="40"/>
              <w:jc w:val="center"/>
              <w:rPr>
                <w:rFonts w:ascii="Arial" w:hAnsi="Arial"/>
                <w:sz w:val="18"/>
                <w:szCs w:val="18"/>
                <w:lang w:val="en-US"/>
              </w:rPr>
            </w:pPr>
            <w:r>
              <w:rPr>
                <w:rFonts w:ascii="Arial" w:hAnsi="Arial"/>
                <w:sz w:val="18"/>
                <w:szCs w:val="18"/>
                <w:lang w:val="en-US"/>
              </w:rPr>
              <w:t xml:space="preserve">NO </w:t>
            </w:r>
            <w:r w:rsidR="002E7E89">
              <w:rPr>
                <w:rFonts w:ascii="Arial" w:hAnsi="Arial"/>
                <w:sz w:val="18"/>
                <w:szCs w:val="18"/>
                <w:lang w:val="en-US"/>
              </w:rPr>
              <w:t>00990</w:t>
            </w:r>
          </w:p>
        </w:tc>
        <w:tc>
          <w:tcPr>
            <w:tcW w:w="1276" w:type="dxa"/>
            <w:shd w:val="clear" w:color="auto" w:fill="auto"/>
            <w:vAlign w:val="center"/>
          </w:tcPr>
          <w:p w14:paraId="30BDACC0"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6/11/2022</w:t>
            </w:r>
          </w:p>
        </w:tc>
        <w:tc>
          <w:tcPr>
            <w:tcW w:w="1276" w:type="dxa"/>
            <w:shd w:val="clear" w:color="auto" w:fill="auto"/>
            <w:vAlign w:val="center"/>
          </w:tcPr>
          <w:p w14:paraId="77991046"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w:t>
            </w:r>
          </w:p>
        </w:tc>
        <w:tc>
          <w:tcPr>
            <w:tcW w:w="1643" w:type="dxa"/>
            <w:shd w:val="clear" w:color="auto" w:fill="auto"/>
            <w:vAlign w:val="center"/>
          </w:tcPr>
          <w:p w14:paraId="4612350E" w14:textId="77777777" w:rsidR="000949DF" w:rsidRDefault="000949DF" w:rsidP="00282A54">
            <w:pPr>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Alexandria – Egypt</w:t>
            </w:r>
          </w:p>
        </w:tc>
      </w:tr>
      <w:tr w:rsidR="000949DF" w:rsidRPr="00B60418" w14:paraId="51679AF1" w14:textId="77777777" w:rsidTr="00282A54">
        <w:trPr>
          <w:trHeight w:hRule="exact" w:val="327"/>
        </w:trPr>
        <w:tc>
          <w:tcPr>
            <w:tcW w:w="5237" w:type="dxa"/>
            <w:shd w:val="clear" w:color="auto" w:fill="auto"/>
            <w:vAlign w:val="center"/>
          </w:tcPr>
          <w:p w14:paraId="292D4ECE"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tcPr>
          <w:p w14:paraId="4A34F726" w14:textId="77777777" w:rsidR="000949DF" w:rsidRDefault="000949DF" w:rsidP="00282A54">
            <w:pPr>
              <w:tabs>
                <w:tab w:val="left" w:pos="247"/>
                <w:tab w:val="center" w:pos="724"/>
              </w:tabs>
              <w:contextualSpacing/>
              <w:rPr>
                <w:rFonts w:ascii="Adobe Gothic Std B" w:eastAsia="Adobe Gothic Std B" w:hAnsi="Adobe Gothic Std B"/>
                <w:color w:val="000000"/>
                <w:szCs w:val="24"/>
                <w:lang w:eastAsia="en-US" w:bidi="ar-EG"/>
              </w:rPr>
            </w:pPr>
            <w:proofErr w:type="gramStart"/>
            <w:r>
              <w:rPr>
                <w:rFonts w:ascii="Adobe Gothic Std B" w:eastAsia="Adobe Gothic Std B" w:hAnsi="Adobe Gothic Std B"/>
                <w:color w:val="000000"/>
                <w:szCs w:val="24"/>
                <w:lang w:eastAsia="en-US" w:bidi="ar-EG"/>
              </w:rPr>
              <w:t>L  749844</w:t>
            </w:r>
            <w:proofErr w:type="gramEnd"/>
          </w:p>
        </w:tc>
        <w:tc>
          <w:tcPr>
            <w:tcW w:w="1276" w:type="dxa"/>
            <w:shd w:val="clear" w:color="auto" w:fill="auto"/>
          </w:tcPr>
          <w:p w14:paraId="6CFA3D20" w14:textId="77777777" w:rsidR="000949DF" w:rsidRDefault="000949DF" w:rsidP="00282A54">
            <w:pPr>
              <w:contextualSpacing/>
              <w:jc w:val="center"/>
              <w:rPr>
                <w:rFonts w:ascii="Adobe Gothic Std B" w:eastAsia="Adobe Gothic Std B" w:hAnsi="Adobe Gothic Std B"/>
                <w:color w:val="000000"/>
                <w:szCs w:val="24"/>
                <w:lang w:eastAsia="en-US" w:bidi="ar-EG"/>
              </w:rPr>
            </w:pPr>
            <w:r>
              <w:rPr>
                <w:rFonts w:ascii="Adobe Gothic Std B" w:eastAsia="Adobe Gothic Std B" w:hAnsi="Adobe Gothic Std B"/>
                <w:color w:val="000000"/>
                <w:szCs w:val="24"/>
                <w:lang w:eastAsia="en-US" w:bidi="ar-EG"/>
              </w:rPr>
              <w:t>21/4/2024      21/4/2024      21/4/2024</w:t>
            </w:r>
          </w:p>
        </w:tc>
        <w:tc>
          <w:tcPr>
            <w:tcW w:w="1276" w:type="dxa"/>
            <w:shd w:val="clear" w:color="auto" w:fill="auto"/>
          </w:tcPr>
          <w:p w14:paraId="5707EA09" w14:textId="77777777" w:rsidR="000949DF" w:rsidRDefault="000949DF" w:rsidP="00282A54">
            <w:pPr>
              <w:contextualSpacing/>
              <w:jc w:val="center"/>
              <w:rPr>
                <w:rFonts w:ascii="Adobe Gothic Std B" w:eastAsia="Adobe Gothic Std B" w:hAnsi="Adobe Gothic Std B"/>
                <w:color w:val="000000"/>
                <w:szCs w:val="24"/>
                <w:lang w:eastAsia="en-US"/>
              </w:rPr>
            </w:pPr>
            <w:r>
              <w:rPr>
                <w:rFonts w:ascii="Adobe Gothic Std B" w:eastAsia="Adobe Gothic Std B" w:hAnsi="Adobe Gothic Std B"/>
                <w:color w:val="000000"/>
                <w:szCs w:val="24"/>
                <w:lang w:eastAsia="en-US"/>
              </w:rPr>
              <w:t>–</w:t>
            </w:r>
          </w:p>
        </w:tc>
        <w:tc>
          <w:tcPr>
            <w:tcW w:w="1643" w:type="dxa"/>
            <w:shd w:val="clear" w:color="auto" w:fill="auto"/>
            <w:vAlign w:val="center"/>
          </w:tcPr>
          <w:p w14:paraId="65AA4D62" w14:textId="77777777" w:rsidR="000949DF" w:rsidRPr="00B60418" w:rsidRDefault="000949DF" w:rsidP="00902FF7">
            <w:pPr>
              <w:spacing w:before="40" w:after="40"/>
              <w:jc w:val="center"/>
              <w:rPr>
                <w:rFonts w:ascii="Arial" w:hAnsi="Arial"/>
                <w:sz w:val="18"/>
                <w:szCs w:val="18"/>
                <w:lang w:val="en-US"/>
              </w:rPr>
            </w:pPr>
            <w:r>
              <w:rPr>
                <w:rFonts w:ascii="Adobe Gothic Std B" w:eastAsia="Adobe Gothic Std B" w:hAnsi="Adobe Gothic Std B"/>
                <w:color w:val="000000"/>
                <w:szCs w:val="24"/>
                <w:lang w:eastAsia="en-US"/>
              </w:rPr>
              <w:t>Alexandria</w:t>
            </w:r>
          </w:p>
        </w:tc>
      </w:tr>
      <w:tr w:rsidR="000949DF" w:rsidRPr="00B60418" w14:paraId="412107CA" w14:textId="77777777" w:rsidTr="00CB5E11">
        <w:trPr>
          <w:trHeight w:hRule="exact" w:val="327"/>
        </w:trPr>
        <w:tc>
          <w:tcPr>
            <w:tcW w:w="5237" w:type="dxa"/>
            <w:shd w:val="clear" w:color="auto" w:fill="auto"/>
            <w:vAlign w:val="center"/>
          </w:tcPr>
          <w:p w14:paraId="0EAFF070"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0EA7A6D9"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0B8821C"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51645D9D"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12682A07" w14:textId="77777777" w:rsidR="000949DF" w:rsidRPr="00B60418" w:rsidRDefault="000949D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949DF" w:rsidRPr="00B60418" w14:paraId="678716A0" w14:textId="77777777" w:rsidTr="00CB5E11">
        <w:trPr>
          <w:trHeight w:hRule="exact" w:val="327"/>
        </w:trPr>
        <w:tc>
          <w:tcPr>
            <w:tcW w:w="5237" w:type="dxa"/>
            <w:shd w:val="clear" w:color="auto" w:fill="auto"/>
            <w:vAlign w:val="center"/>
          </w:tcPr>
          <w:p w14:paraId="2B34A188"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1D25AD62"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9794D50"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4D97BF31"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518E9F6E" w14:textId="77777777" w:rsidR="000949DF" w:rsidRPr="00B60418" w:rsidRDefault="000949DF" w:rsidP="00902FF7">
            <w:pPr>
              <w:spacing w:before="40" w:after="40"/>
              <w:jc w:val="center"/>
              <w:rPr>
                <w:rFonts w:ascii="Arial" w:hAnsi="Arial"/>
                <w:sz w:val="18"/>
                <w:szCs w:val="18"/>
                <w:lang w:val="en-US"/>
              </w:rPr>
            </w:pPr>
          </w:p>
        </w:tc>
      </w:tr>
      <w:tr w:rsidR="000949DF" w:rsidRPr="00B60418" w14:paraId="59523FDC" w14:textId="77777777" w:rsidTr="00CB5E11">
        <w:trPr>
          <w:trHeight w:hRule="exact" w:val="327"/>
        </w:trPr>
        <w:tc>
          <w:tcPr>
            <w:tcW w:w="5237" w:type="dxa"/>
            <w:shd w:val="clear" w:color="auto" w:fill="auto"/>
            <w:vAlign w:val="center"/>
          </w:tcPr>
          <w:p w14:paraId="447BE5E5" w14:textId="77777777" w:rsidR="000949DF" w:rsidRPr="00B60418" w:rsidRDefault="000949DF"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602F6000"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1482C9BA" w14:textId="77777777" w:rsidR="000949DF" w:rsidRPr="00B60418" w:rsidRDefault="000949DF" w:rsidP="00902FF7">
            <w:pPr>
              <w:spacing w:before="40" w:after="40"/>
              <w:jc w:val="center"/>
              <w:rPr>
                <w:rFonts w:ascii="Arial" w:hAnsi="Arial"/>
                <w:sz w:val="18"/>
                <w:szCs w:val="18"/>
                <w:lang w:val="en-US"/>
              </w:rPr>
            </w:pPr>
          </w:p>
        </w:tc>
        <w:tc>
          <w:tcPr>
            <w:tcW w:w="1276" w:type="dxa"/>
            <w:shd w:val="clear" w:color="auto" w:fill="auto"/>
            <w:vAlign w:val="center"/>
          </w:tcPr>
          <w:p w14:paraId="7881A35B" w14:textId="77777777" w:rsidR="000949DF" w:rsidRPr="00B60418" w:rsidRDefault="000949DF" w:rsidP="00902FF7">
            <w:pPr>
              <w:spacing w:before="40" w:after="40"/>
              <w:jc w:val="center"/>
              <w:rPr>
                <w:rFonts w:ascii="Arial" w:hAnsi="Arial"/>
                <w:sz w:val="18"/>
                <w:szCs w:val="18"/>
                <w:lang w:val="en-US"/>
              </w:rPr>
            </w:pPr>
          </w:p>
        </w:tc>
        <w:tc>
          <w:tcPr>
            <w:tcW w:w="1643" w:type="dxa"/>
            <w:shd w:val="clear" w:color="auto" w:fill="auto"/>
            <w:vAlign w:val="center"/>
          </w:tcPr>
          <w:p w14:paraId="2064E281" w14:textId="77777777" w:rsidR="000949DF" w:rsidRPr="00B60418" w:rsidRDefault="000949D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0949DF" w:rsidRPr="00B60418" w14:paraId="39E1CF99" w14:textId="77777777" w:rsidTr="00CB5E11">
        <w:trPr>
          <w:trHeight w:hRule="exact" w:val="327"/>
        </w:trPr>
        <w:tc>
          <w:tcPr>
            <w:tcW w:w="5237" w:type="dxa"/>
            <w:shd w:val="clear" w:color="auto" w:fill="auto"/>
            <w:vAlign w:val="center"/>
          </w:tcPr>
          <w:p w14:paraId="4368C253" w14:textId="77777777" w:rsidR="000949DF" w:rsidRPr="00291424" w:rsidRDefault="000949DF"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24F3B71B" w14:textId="77777777" w:rsidR="000949DF" w:rsidRPr="00B60418" w:rsidRDefault="000949DF" w:rsidP="00331B0A">
            <w:pPr>
              <w:spacing w:before="40" w:after="40"/>
              <w:jc w:val="center"/>
              <w:rPr>
                <w:rFonts w:ascii="Arial" w:hAnsi="Arial"/>
                <w:sz w:val="18"/>
                <w:szCs w:val="18"/>
                <w:lang w:val="en-US"/>
              </w:rPr>
            </w:pPr>
          </w:p>
        </w:tc>
        <w:tc>
          <w:tcPr>
            <w:tcW w:w="1276" w:type="dxa"/>
            <w:shd w:val="clear" w:color="auto" w:fill="auto"/>
            <w:vAlign w:val="center"/>
          </w:tcPr>
          <w:p w14:paraId="34C44F31" w14:textId="77777777" w:rsidR="000949DF" w:rsidRPr="00B60418" w:rsidRDefault="000949DF" w:rsidP="00331B0A">
            <w:pPr>
              <w:spacing w:before="40" w:after="40"/>
              <w:jc w:val="center"/>
              <w:rPr>
                <w:rFonts w:ascii="Arial" w:hAnsi="Arial"/>
                <w:sz w:val="18"/>
                <w:szCs w:val="18"/>
                <w:lang w:val="en-US"/>
              </w:rPr>
            </w:pPr>
          </w:p>
        </w:tc>
        <w:tc>
          <w:tcPr>
            <w:tcW w:w="1276" w:type="dxa"/>
            <w:shd w:val="clear" w:color="auto" w:fill="auto"/>
            <w:vAlign w:val="center"/>
          </w:tcPr>
          <w:p w14:paraId="6A1ED01B" w14:textId="77777777" w:rsidR="000949DF" w:rsidRPr="00B60418" w:rsidRDefault="000949DF" w:rsidP="00331B0A">
            <w:pPr>
              <w:spacing w:before="40" w:after="40"/>
              <w:jc w:val="center"/>
              <w:rPr>
                <w:rFonts w:ascii="Arial" w:hAnsi="Arial"/>
                <w:sz w:val="18"/>
                <w:szCs w:val="18"/>
                <w:lang w:val="en-US"/>
              </w:rPr>
            </w:pPr>
          </w:p>
        </w:tc>
        <w:tc>
          <w:tcPr>
            <w:tcW w:w="1643" w:type="dxa"/>
            <w:shd w:val="clear" w:color="auto" w:fill="auto"/>
            <w:vAlign w:val="center"/>
          </w:tcPr>
          <w:p w14:paraId="3B229CB0" w14:textId="77777777" w:rsidR="000949DF" w:rsidRPr="00B60418" w:rsidRDefault="000949DF" w:rsidP="00331B0A">
            <w:pPr>
              <w:spacing w:before="40" w:after="40"/>
              <w:jc w:val="center"/>
              <w:rPr>
                <w:rFonts w:ascii="Arial" w:hAnsi="Arial"/>
                <w:sz w:val="18"/>
                <w:szCs w:val="18"/>
                <w:lang w:val="en-US"/>
              </w:rPr>
            </w:pPr>
          </w:p>
        </w:tc>
      </w:tr>
      <w:tr w:rsidR="000949DF" w:rsidRPr="00B60418" w14:paraId="01F8FAF7" w14:textId="77777777" w:rsidTr="00CB5E11">
        <w:trPr>
          <w:trHeight w:hRule="exact" w:val="327"/>
        </w:trPr>
        <w:tc>
          <w:tcPr>
            <w:tcW w:w="5237" w:type="dxa"/>
            <w:shd w:val="clear" w:color="auto" w:fill="auto"/>
            <w:vAlign w:val="center"/>
          </w:tcPr>
          <w:p w14:paraId="26E5FB3F" w14:textId="77777777" w:rsidR="000949DF" w:rsidRPr="00291424" w:rsidRDefault="000949DF"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5FE4717B" w14:textId="77777777" w:rsidR="000949DF" w:rsidRPr="00B60418" w:rsidRDefault="000949DF" w:rsidP="00331B0A">
            <w:pPr>
              <w:spacing w:before="40" w:after="40"/>
              <w:jc w:val="center"/>
              <w:rPr>
                <w:rFonts w:ascii="Arial" w:hAnsi="Arial"/>
                <w:sz w:val="18"/>
                <w:szCs w:val="18"/>
                <w:lang w:val="en-US"/>
              </w:rPr>
            </w:pPr>
          </w:p>
        </w:tc>
        <w:tc>
          <w:tcPr>
            <w:tcW w:w="1276" w:type="dxa"/>
            <w:shd w:val="clear" w:color="auto" w:fill="auto"/>
            <w:vAlign w:val="center"/>
          </w:tcPr>
          <w:p w14:paraId="59E27477" w14:textId="77777777" w:rsidR="000949DF" w:rsidRPr="00B60418" w:rsidRDefault="000949DF" w:rsidP="00331B0A">
            <w:pPr>
              <w:spacing w:before="40" w:after="40"/>
              <w:jc w:val="center"/>
              <w:rPr>
                <w:rFonts w:ascii="Arial" w:hAnsi="Arial"/>
                <w:sz w:val="18"/>
                <w:szCs w:val="18"/>
                <w:lang w:val="en-US"/>
              </w:rPr>
            </w:pPr>
          </w:p>
        </w:tc>
        <w:tc>
          <w:tcPr>
            <w:tcW w:w="1276" w:type="dxa"/>
            <w:shd w:val="clear" w:color="auto" w:fill="auto"/>
            <w:vAlign w:val="center"/>
          </w:tcPr>
          <w:p w14:paraId="5F9AF1F0" w14:textId="77777777" w:rsidR="000949DF" w:rsidRPr="00B60418" w:rsidRDefault="000949DF" w:rsidP="00331B0A">
            <w:pPr>
              <w:spacing w:before="40" w:after="40"/>
              <w:jc w:val="center"/>
              <w:rPr>
                <w:rFonts w:ascii="Arial" w:hAnsi="Arial"/>
                <w:sz w:val="18"/>
                <w:szCs w:val="18"/>
                <w:lang w:val="en-US"/>
              </w:rPr>
            </w:pPr>
          </w:p>
        </w:tc>
        <w:tc>
          <w:tcPr>
            <w:tcW w:w="1643" w:type="dxa"/>
            <w:shd w:val="clear" w:color="auto" w:fill="auto"/>
            <w:vAlign w:val="center"/>
          </w:tcPr>
          <w:p w14:paraId="564075ED" w14:textId="77777777" w:rsidR="000949DF" w:rsidRPr="00B60418" w:rsidRDefault="000949DF" w:rsidP="00331B0A">
            <w:pPr>
              <w:spacing w:before="40" w:after="40"/>
              <w:jc w:val="center"/>
              <w:rPr>
                <w:rFonts w:ascii="Arial" w:hAnsi="Arial"/>
                <w:sz w:val="18"/>
                <w:szCs w:val="18"/>
                <w:lang w:val="en-US"/>
              </w:rPr>
            </w:pPr>
          </w:p>
        </w:tc>
      </w:tr>
      <w:tr w:rsidR="000949DF" w:rsidRPr="00B60418" w14:paraId="69C8B5B2" w14:textId="77777777" w:rsidTr="00CB5E11">
        <w:trPr>
          <w:trHeight w:hRule="exact" w:val="327"/>
        </w:trPr>
        <w:tc>
          <w:tcPr>
            <w:tcW w:w="5237" w:type="dxa"/>
            <w:shd w:val="clear" w:color="auto" w:fill="auto"/>
            <w:vAlign w:val="center"/>
          </w:tcPr>
          <w:p w14:paraId="47C07E7E" w14:textId="77777777" w:rsidR="000949DF" w:rsidRPr="00291424" w:rsidRDefault="000949DF" w:rsidP="00291424">
            <w:pPr>
              <w:spacing w:before="40" w:after="40"/>
              <w:rPr>
                <w:rFonts w:ascii="Arial" w:hAnsi="Arial"/>
                <w:sz w:val="18"/>
                <w:szCs w:val="18"/>
                <w:lang w:val="en-US"/>
              </w:rPr>
            </w:pPr>
            <w:r w:rsidRPr="00291424">
              <w:rPr>
                <w:rFonts w:ascii="Arial" w:hAnsi="Arial"/>
                <w:sz w:val="18"/>
                <w:szCs w:val="18"/>
                <w:lang w:val="en-US"/>
              </w:rPr>
              <w:t xml:space="preserve">Others </w:t>
            </w:r>
            <w:r w:rsidR="00BE1A0E">
              <w:rPr>
                <w:rFonts w:ascii="Arial" w:hAnsi="Arial"/>
                <w:sz w:val="18"/>
                <w:szCs w:val="18"/>
                <w:lang w:val="en-US"/>
              </w:rPr>
              <w:t xml:space="preserve"> </w:t>
            </w:r>
          </w:p>
        </w:tc>
        <w:tc>
          <w:tcPr>
            <w:tcW w:w="1675" w:type="dxa"/>
            <w:shd w:val="clear" w:color="auto" w:fill="auto"/>
            <w:vAlign w:val="center"/>
          </w:tcPr>
          <w:p w14:paraId="3EC17A6C" w14:textId="77777777" w:rsidR="000949DF" w:rsidRPr="00B60418" w:rsidRDefault="000949DF" w:rsidP="00331B0A">
            <w:pPr>
              <w:spacing w:before="40" w:after="40"/>
              <w:jc w:val="center"/>
              <w:rPr>
                <w:rFonts w:ascii="Arial" w:hAnsi="Arial"/>
                <w:sz w:val="18"/>
                <w:szCs w:val="18"/>
                <w:lang w:val="en-US"/>
              </w:rPr>
            </w:pPr>
          </w:p>
        </w:tc>
        <w:tc>
          <w:tcPr>
            <w:tcW w:w="1276" w:type="dxa"/>
            <w:shd w:val="clear" w:color="auto" w:fill="auto"/>
            <w:vAlign w:val="center"/>
          </w:tcPr>
          <w:p w14:paraId="1F825921" w14:textId="77777777" w:rsidR="000949DF" w:rsidRPr="00B60418" w:rsidRDefault="000949DF" w:rsidP="00331B0A">
            <w:pPr>
              <w:spacing w:before="40" w:after="40"/>
              <w:jc w:val="center"/>
              <w:rPr>
                <w:rFonts w:ascii="Arial" w:hAnsi="Arial"/>
                <w:sz w:val="18"/>
                <w:szCs w:val="18"/>
                <w:lang w:val="en-US"/>
              </w:rPr>
            </w:pPr>
          </w:p>
        </w:tc>
        <w:tc>
          <w:tcPr>
            <w:tcW w:w="1276" w:type="dxa"/>
            <w:shd w:val="clear" w:color="auto" w:fill="auto"/>
            <w:vAlign w:val="center"/>
          </w:tcPr>
          <w:p w14:paraId="66A1FCEF" w14:textId="77777777" w:rsidR="000949DF" w:rsidRPr="00B60418" w:rsidRDefault="000949DF" w:rsidP="00331B0A">
            <w:pPr>
              <w:spacing w:before="40" w:after="40"/>
              <w:jc w:val="center"/>
              <w:rPr>
                <w:rFonts w:ascii="Arial" w:hAnsi="Arial"/>
                <w:sz w:val="18"/>
                <w:szCs w:val="18"/>
                <w:lang w:val="en-US"/>
              </w:rPr>
            </w:pPr>
          </w:p>
        </w:tc>
        <w:tc>
          <w:tcPr>
            <w:tcW w:w="1643" w:type="dxa"/>
            <w:shd w:val="clear" w:color="auto" w:fill="auto"/>
            <w:vAlign w:val="center"/>
          </w:tcPr>
          <w:p w14:paraId="6F7154A2" w14:textId="77777777" w:rsidR="000949DF" w:rsidRPr="00B60418" w:rsidRDefault="000949DF" w:rsidP="00331B0A">
            <w:pPr>
              <w:spacing w:before="40" w:after="40"/>
              <w:jc w:val="center"/>
              <w:rPr>
                <w:rFonts w:ascii="Arial" w:hAnsi="Arial"/>
                <w:sz w:val="18"/>
                <w:szCs w:val="18"/>
                <w:lang w:val="en-US"/>
              </w:rPr>
            </w:pPr>
          </w:p>
        </w:tc>
      </w:tr>
      <w:tr w:rsidR="000949DF" w:rsidRPr="00B60418" w14:paraId="5662D668" w14:textId="77777777" w:rsidTr="00CB5E11">
        <w:trPr>
          <w:trHeight w:hRule="exact" w:val="327"/>
        </w:trPr>
        <w:tc>
          <w:tcPr>
            <w:tcW w:w="5237" w:type="dxa"/>
            <w:shd w:val="clear" w:color="auto" w:fill="auto"/>
            <w:vAlign w:val="center"/>
          </w:tcPr>
          <w:p w14:paraId="53EF6EC4" w14:textId="77777777" w:rsidR="000949DF" w:rsidRDefault="00BE1A0E" w:rsidP="00331B0A">
            <w:pPr>
              <w:spacing w:before="40" w:after="40"/>
              <w:rPr>
                <w:rFonts w:ascii="Arial" w:hAnsi="Arial"/>
                <w:sz w:val="18"/>
                <w:szCs w:val="18"/>
                <w:lang w:val="en-US"/>
              </w:rPr>
            </w:pPr>
            <w:r>
              <w:rPr>
                <w:rFonts w:ascii="Arial" w:hAnsi="Arial"/>
                <w:sz w:val="18"/>
                <w:szCs w:val="18"/>
                <w:lang w:val="en-US"/>
              </w:rPr>
              <w:t>P</w:t>
            </w:r>
            <w:r w:rsidR="008805F4">
              <w:rPr>
                <w:rFonts w:ascii="Arial" w:hAnsi="Arial"/>
                <w:sz w:val="18"/>
                <w:szCs w:val="18"/>
                <w:lang w:val="en-US"/>
              </w:rPr>
              <w:t>rofic</w:t>
            </w:r>
            <w:r>
              <w:rPr>
                <w:rFonts w:ascii="Arial" w:hAnsi="Arial"/>
                <w:sz w:val="18"/>
                <w:szCs w:val="18"/>
                <w:lang w:val="en-US"/>
              </w:rPr>
              <w:t>iency in Survival Craft and Rescue Boats</w:t>
            </w:r>
          </w:p>
        </w:tc>
        <w:tc>
          <w:tcPr>
            <w:tcW w:w="1675" w:type="dxa"/>
            <w:shd w:val="clear" w:color="auto" w:fill="auto"/>
            <w:vAlign w:val="center"/>
          </w:tcPr>
          <w:p w14:paraId="23792DC5" w14:textId="77777777" w:rsidR="000949DF" w:rsidRPr="00B60418" w:rsidRDefault="008805F4" w:rsidP="00331B0A">
            <w:pPr>
              <w:spacing w:before="40" w:after="40"/>
              <w:jc w:val="center"/>
              <w:rPr>
                <w:rFonts w:ascii="Arial" w:hAnsi="Arial"/>
                <w:sz w:val="18"/>
                <w:szCs w:val="18"/>
                <w:lang w:val="en-US"/>
              </w:rPr>
            </w:pPr>
            <w:r>
              <w:rPr>
                <w:rFonts w:ascii="Arial" w:hAnsi="Arial"/>
                <w:sz w:val="18"/>
                <w:szCs w:val="18"/>
                <w:lang w:val="en-US"/>
              </w:rPr>
              <w:t>3869</w:t>
            </w:r>
          </w:p>
        </w:tc>
        <w:tc>
          <w:tcPr>
            <w:tcW w:w="1276" w:type="dxa"/>
            <w:shd w:val="clear" w:color="auto" w:fill="auto"/>
            <w:vAlign w:val="center"/>
          </w:tcPr>
          <w:p w14:paraId="7ADDACDD" w14:textId="77777777" w:rsidR="000949DF" w:rsidRPr="00B60418" w:rsidRDefault="008805F4" w:rsidP="00331B0A">
            <w:pPr>
              <w:spacing w:before="40" w:after="40"/>
              <w:jc w:val="center"/>
              <w:rPr>
                <w:rFonts w:ascii="Arial" w:hAnsi="Arial"/>
                <w:sz w:val="18"/>
                <w:szCs w:val="18"/>
                <w:lang w:val="en-US"/>
              </w:rPr>
            </w:pPr>
            <w:r>
              <w:rPr>
                <w:rFonts w:ascii="Arial" w:hAnsi="Arial"/>
                <w:sz w:val="18"/>
                <w:szCs w:val="18"/>
                <w:lang w:val="en-US"/>
              </w:rPr>
              <w:t>6/11/2022</w:t>
            </w:r>
          </w:p>
        </w:tc>
        <w:tc>
          <w:tcPr>
            <w:tcW w:w="1276" w:type="dxa"/>
            <w:shd w:val="clear" w:color="auto" w:fill="auto"/>
            <w:vAlign w:val="center"/>
          </w:tcPr>
          <w:p w14:paraId="253D935F" w14:textId="77777777" w:rsidR="000949DF" w:rsidRPr="00B60418" w:rsidRDefault="008805F4" w:rsidP="00331B0A">
            <w:pPr>
              <w:spacing w:before="40" w:after="40"/>
              <w:jc w:val="center"/>
              <w:rPr>
                <w:rFonts w:ascii="Arial" w:hAnsi="Arial"/>
                <w:sz w:val="18"/>
                <w:szCs w:val="18"/>
                <w:lang w:val="en-US"/>
              </w:rPr>
            </w:pPr>
            <w:r>
              <w:rPr>
                <w:rFonts w:ascii="Arial" w:hAnsi="Arial"/>
                <w:sz w:val="18"/>
                <w:szCs w:val="18"/>
                <w:lang w:val="en-US"/>
              </w:rPr>
              <w:t>21/03/2026</w:t>
            </w:r>
          </w:p>
        </w:tc>
        <w:tc>
          <w:tcPr>
            <w:tcW w:w="1643" w:type="dxa"/>
            <w:shd w:val="clear" w:color="auto" w:fill="auto"/>
            <w:vAlign w:val="center"/>
          </w:tcPr>
          <w:p w14:paraId="464B6B5E" w14:textId="77777777" w:rsidR="000949DF" w:rsidRPr="00B60418" w:rsidRDefault="008805F4" w:rsidP="00331B0A">
            <w:pPr>
              <w:spacing w:before="40" w:after="40"/>
              <w:jc w:val="center"/>
              <w:rPr>
                <w:rFonts w:ascii="Arial" w:hAnsi="Arial"/>
                <w:sz w:val="18"/>
                <w:szCs w:val="18"/>
                <w:lang w:val="en-US"/>
              </w:rPr>
            </w:pPr>
            <w:r w:rsidRPr="00B60418">
              <w:rPr>
                <w:rFonts w:ascii="Arial" w:hAnsi="Arial"/>
                <w:sz w:val="18"/>
                <w:szCs w:val="18"/>
                <w:lang w:val="en-US"/>
              </w:rPr>
              <w:t>EAMS / Alex.</w:t>
            </w:r>
          </w:p>
        </w:tc>
      </w:tr>
    </w:tbl>
    <w:p w14:paraId="28C824C8" w14:textId="77777777" w:rsidR="005803E0" w:rsidRPr="00B60418" w:rsidRDefault="005803E0" w:rsidP="005803E0">
      <w:pPr>
        <w:rPr>
          <w:lang w:val="en-US" w:bidi="ar-EG"/>
        </w:rPr>
      </w:pPr>
    </w:p>
    <w:p w14:paraId="2137CDB2"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2223DDFD" w14:textId="77777777" w:rsidTr="003C45E7">
        <w:trPr>
          <w:cantSplit/>
          <w:trHeight w:val="1070"/>
        </w:trPr>
        <w:tc>
          <w:tcPr>
            <w:tcW w:w="1525" w:type="dxa"/>
            <w:gridSpan w:val="2"/>
            <w:tcBorders>
              <w:bottom w:val="single" w:sz="4" w:space="0" w:color="auto"/>
            </w:tcBorders>
          </w:tcPr>
          <w:p w14:paraId="74DAF29D"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5ACEA68F" wp14:editId="44D8AA3E">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E9A5FC8"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5359411D" w14:textId="77777777" w:rsidR="000C3224" w:rsidRPr="00B60418" w:rsidRDefault="000C3224" w:rsidP="00583E1F">
            <w:pPr>
              <w:jc w:val="center"/>
              <w:rPr>
                <w:rFonts w:ascii="Arial" w:hAnsi="Arial"/>
                <w:lang w:val="en-US"/>
              </w:rPr>
            </w:pPr>
          </w:p>
        </w:tc>
      </w:tr>
      <w:tr w:rsidR="001815F8" w:rsidRPr="00B60418" w14:paraId="64AC3A60"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07EE54"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C4EE7EE"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A246003"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0844908"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F267A3"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177EA6BE"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0CF8849" w14:textId="77777777" w:rsidR="001815F8" w:rsidRPr="001815F8" w:rsidRDefault="001815F8" w:rsidP="00583E1F">
            <w:pPr>
              <w:spacing w:before="40" w:after="40"/>
              <w:rPr>
                <w:rFonts w:ascii="Arial" w:hAnsi="Arial"/>
                <w:b/>
                <w:bCs/>
                <w:lang w:val="en-US"/>
              </w:rPr>
            </w:pPr>
          </w:p>
        </w:tc>
      </w:tr>
      <w:tr w:rsidR="00A12F46" w:rsidRPr="00B60418" w14:paraId="4E8189DA" w14:textId="77777777" w:rsidTr="00A12F46">
        <w:trPr>
          <w:cantSplit/>
          <w:trHeight w:val="881"/>
        </w:trPr>
        <w:tc>
          <w:tcPr>
            <w:tcW w:w="2221" w:type="dxa"/>
            <w:gridSpan w:val="3"/>
            <w:shd w:val="clear" w:color="auto" w:fill="D9D9D9"/>
            <w:vAlign w:val="center"/>
          </w:tcPr>
          <w:p w14:paraId="3E48576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784E052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642870D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7E7F14C4" w14:textId="77777777" w:rsidR="00184670" w:rsidRDefault="00184670" w:rsidP="00C72DF8">
            <w:pPr>
              <w:spacing w:before="40" w:after="40"/>
              <w:jc w:val="center"/>
              <w:rPr>
                <w:rFonts w:ascii="Arial" w:hAnsi="Arial"/>
                <w:b/>
                <w:bCs/>
                <w:lang w:val="en-US"/>
              </w:rPr>
            </w:pPr>
          </w:p>
          <w:p w14:paraId="6C4CA9C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5419F37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029DCA5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A672DB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63527AD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403A8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1129A33"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31B256E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21BC43CB"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6277A" w:rsidRPr="00B60418" w14:paraId="284897A0" w14:textId="77777777" w:rsidTr="00282A54">
        <w:trPr>
          <w:cantSplit/>
          <w:trHeight w:val="620"/>
        </w:trPr>
        <w:tc>
          <w:tcPr>
            <w:tcW w:w="2221" w:type="dxa"/>
            <w:gridSpan w:val="3"/>
            <w:vAlign w:val="center"/>
          </w:tcPr>
          <w:p w14:paraId="5A92587F" w14:textId="77777777" w:rsidR="0036277A" w:rsidRPr="0015350B" w:rsidRDefault="0036277A" w:rsidP="0036277A">
            <w:pPr>
              <w:spacing w:before="80"/>
              <w:contextualSpacing/>
              <w:jc w:val="center"/>
              <w:rPr>
                <w:rFonts w:ascii="Adobe Gothic Std B" w:eastAsia="Adobe Gothic Std B" w:hAnsi="Adobe Gothic Std B"/>
                <w:color w:val="000000"/>
                <w:sz w:val="18"/>
                <w:szCs w:val="18"/>
                <w:lang w:eastAsia="en-US"/>
              </w:rPr>
            </w:pPr>
            <w:r w:rsidRPr="0015350B">
              <w:rPr>
                <w:rFonts w:ascii="Adobe Gothic Std B" w:eastAsia="Adobe Gothic Std B" w:hAnsi="Adobe Gothic Std B"/>
                <w:color w:val="000000"/>
                <w:sz w:val="18"/>
                <w:szCs w:val="18"/>
                <w:lang w:eastAsia="en-US"/>
              </w:rPr>
              <w:t>G.M.Z</w:t>
            </w:r>
            <w:r>
              <w:rPr>
                <w:rFonts w:ascii="Adobe Gothic Std B" w:eastAsia="Adobe Gothic Std B" w:hAnsi="Adobe Gothic Std B"/>
                <w:color w:val="000000"/>
                <w:sz w:val="18"/>
                <w:szCs w:val="18"/>
                <w:lang w:eastAsia="en-US"/>
              </w:rPr>
              <w:t xml:space="preserve"> SHIP MANAGEMENT CO. </w:t>
            </w:r>
            <w:proofErr w:type="gramStart"/>
            <w:r>
              <w:rPr>
                <w:rFonts w:ascii="Adobe Gothic Std B" w:eastAsia="Adobe Gothic Std B" w:hAnsi="Adobe Gothic Std B"/>
                <w:color w:val="000000"/>
                <w:sz w:val="18"/>
                <w:szCs w:val="18"/>
                <w:lang w:eastAsia="en-US"/>
              </w:rPr>
              <w:t>S.A</w:t>
            </w:r>
            <w:proofErr w:type="gramEnd"/>
          </w:p>
        </w:tc>
        <w:tc>
          <w:tcPr>
            <w:tcW w:w="1094" w:type="dxa"/>
            <w:vAlign w:val="center"/>
          </w:tcPr>
          <w:p w14:paraId="3B59D3FB" w14:textId="77777777" w:rsidR="0036277A" w:rsidRPr="00C21E70" w:rsidRDefault="0036277A" w:rsidP="0036277A">
            <w:pPr>
              <w:spacing w:before="80"/>
              <w:contextualSpacing/>
              <w:jc w:val="center"/>
              <w:rPr>
                <w:rFonts w:ascii="Adobe Gothic Std B" w:eastAsia="Adobe Gothic Std B" w:hAnsi="Adobe Gothic Std B"/>
                <w:sz w:val="18"/>
                <w:szCs w:val="18"/>
                <w:lang w:eastAsia="en-US"/>
              </w:rPr>
            </w:pPr>
            <w:r>
              <w:rPr>
                <w:rFonts w:ascii="Adobe Gothic Std B" w:eastAsia="Adobe Gothic Std B" w:hAnsi="Adobe Gothic Std B"/>
                <w:sz w:val="18"/>
                <w:szCs w:val="18"/>
                <w:lang w:eastAsia="en-US"/>
              </w:rPr>
              <w:t xml:space="preserve">ASST. MECHANIC </w:t>
            </w:r>
          </w:p>
        </w:tc>
        <w:tc>
          <w:tcPr>
            <w:tcW w:w="1792" w:type="dxa"/>
            <w:vAlign w:val="center"/>
          </w:tcPr>
          <w:p w14:paraId="002627D8" w14:textId="77777777" w:rsidR="0036277A" w:rsidRPr="0015350B" w:rsidRDefault="0036277A" w:rsidP="0036277A">
            <w:pPr>
              <w:spacing w:before="80"/>
              <w:jc w:val="center"/>
              <w:rPr>
                <w:rFonts w:ascii="Adobe Gothic Std B" w:eastAsia="Adobe Gothic Std B" w:hAnsi="Adobe Gothic Std B"/>
                <w:color w:val="000000"/>
                <w:sz w:val="18"/>
                <w:szCs w:val="18"/>
                <w:lang w:eastAsia="en-US"/>
              </w:rPr>
            </w:pPr>
            <w:proofErr w:type="gramStart"/>
            <w:r>
              <w:rPr>
                <w:rFonts w:ascii="Adobe Gothic Std B" w:eastAsia="Adobe Gothic Std B" w:hAnsi="Adobe Gothic Std B"/>
                <w:color w:val="000000"/>
                <w:sz w:val="18"/>
                <w:szCs w:val="18"/>
                <w:lang w:eastAsia="en-US"/>
              </w:rPr>
              <w:t>SAFIA</w:t>
            </w:r>
            <w:r w:rsidR="00AD67B5">
              <w:rPr>
                <w:rFonts w:ascii="Adobe Gothic Std B" w:eastAsia="Adobe Gothic Std B" w:hAnsi="Adobe Gothic Std B"/>
                <w:color w:val="000000"/>
                <w:sz w:val="18"/>
                <w:szCs w:val="18"/>
                <w:lang w:eastAsia="en-US"/>
              </w:rPr>
              <w:t xml:space="preserve">  /</w:t>
            </w:r>
            <w:proofErr w:type="gramEnd"/>
            <w:r w:rsidR="00AD67B5">
              <w:rPr>
                <w:rFonts w:ascii="Adobe Gothic Std B" w:eastAsia="Adobe Gothic Std B" w:hAnsi="Adobe Gothic Std B"/>
                <w:color w:val="000000"/>
                <w:sz w:val="18"/>
                <w:szCs w:val="18"/>
                <w:lang w:eastAsia="en-US"/>
              </w:rPr>
              <w:t xml:space="preserve">  8404460</w:t>
            </w:r>
          </w:p>
        </w:tc>
        <w:tc>
          <w:tcPr>
            <w:tcW w:w="1270" w:type="dxa"/>
            <w:vAlign w:val="center"/>
          </w:tcPr>
          <w:p w14:paraId="52D32CE9" w14:textId="77777777" w:rsidR="0036277A" w:rsidRPr="00C21E70" w:rsidRDefault="0036277A" w:rsidP="0036277A">
            <w:pPr>
              <w:spacing w:before="80"/>
              <w:contextualSpacing/>
              <w:jc w:val="center"/>
              <w:rPr>
                <w:rFonts w:ascii="Adobe Gothic Std B" w:eastAsia="Adobe Gothic Std B" w:hAnsi="Adobe Gothic Std B"/>
                <w:sz w:val="18"/>
                <w:szCs w:val="18"/>
                <w:lang w:eastAsia="en-US"/>
              </w:rPr>
            </w:pPr>
            <w:r>
              <w:rPr>
                <w:rFonts w:ascii="Adobe Gothic Std B" w:eastAsia="Adobe Gothic Std B" w:hAnsi="Adobe Gothic Std B"/>
                <w:color w:val="000000"/>
                <w:sz w:val="18"/>
                <w:szCs w:val="18"/>
                <w:lang w:eastAsia="en-US"/>
              </w:rPr>
              <w:t>TOGO</w:t>
            </w:r>
            <w:r>
              <w:rPr>
                <w:rFonts w:ascii="Adobe Gothic Std B" w:eastAsia="Adobe Gothic Std B" w:hAnsi="Adobe Gothic Std B"/>
                <w:sz w:val="18"/>
                <w:szCs w:val="18"/>
                <w:lang w:eastAsia="en-US"/>
              </w:rPr>
              <w:t xml:space="preserve">  </w:t>
            </w:r>
          </w:p>
        </w:tc>
        <w:tc>
          <w:tcPr>
            <w:tcW w:w="1448" w:type="dxa"/>
            <w:gridSpan w:val="2"/>
            <w:vAlign w:val="center"/>
          </w:tcPr>
          <w:p w14:paraId="0A6EBD44" w14:textId="77777777" w:rsidR="0036277A" w:rsidRPr="00F91172" w:rsidRDefault="0036277A" w:rsidP="0036277A">
            <w:pPr>
              <w:jc w:val="center"/>
              <w:rPr>
                <w:rFonts w:ascii="Arial" w:hAnsi="Arial" w:cs="Arial"/>
                <w:bCs/>
                <w:sz w:val="18"/>
                <w:szCs w:val="18"/>
                <w:lang w:eastAsia="en-US"/>
              </w:rPr>
            </w:pPr>
            <w:r>
              <w:rPr>
                <w:rFonts w:ascii="Arial" w:hAnsi="Arial" w:cs="Arial"/>
                <w:bCs/>
                <w:sz w:val="18"/>
                <w:szCs w:val="18"/>
                <w:lang w:eastAsia="en-US"/>
              </w:rPr>
              <w:t>26/1/2022</w:t>
            </w:r>
          </w:p>
        </w:tc>
        <w:tc>
          <w:tcPr>
            <w:tcW w:w="1350" w:type="dxa"/>
            <w:gridSpan w:val="2"/>
            <w:vAlign w:val="center"/>
          </w:tcPr>
          <w:p w14:paraId="555F9AAA" w14:textId="77777777" w:rsidR="0036277A" w:rsidRPr="00F91172" w:rsidRDefault="0036277A" w:rsidP="0036277A">
            <w:pPr>
              <w:jc w:val="center"/>
              <w:rPr>
                <w:rFonts w:ascii="Arial" w:hAnsi="Arial" w:cs="Arial"/>
                <w:bCs/>
                <w:sz w:val="18"/>
                <w:szCs w:val="18"/>
                <w:lang w:eastAsia="en-US"/>
              </w:rPr>
            </w:pPr>
            <w:r>
              <w:rPr>
                <w:rFonts w:ascii="Arial" w:hAnsi="Arial" w:cs="Arial"/>
                <w:bCs/>
                <w:sz w:val="18"/>
                <w:szCs w:val="18"/>
                <w:lang w:eastAsia="en-US"/>
              </w:rPr>
              <w:t>16/10/2022</w:t>
            </w:r>
          </w:p>
        </w:tc>
        <w:tc>
          <w:tcPr>
            <w:tcW w:w="1056" w:type="dxa"/>
            <w:vAlign w:val="center"/>
          </w:tcPr>
          <w:p w14:paraId="4FBD581A" w14:textId="77777777" w:rsidR="0036277A" w:rsidRPr="00F91172" w:rsidRDefault="0036277A" w:rsidP="0036277A">
            <w:pPr>
              <w:jc w:val="center"/>
              <w:rPr>
                <w:rFonts w:ascii="Arial" w:hAnsi="Arial" w:cs="Arial"/>
                <w:bCs/>
                <w:sz w:val="18"/>
                <w:szCs w:val="18"/>
                <w:lang w:eastAsia="en-US"/>
              </w:rPr>
            </w:pPr>
            <w:r w:rsidRPr="00B93271">
              <w:rPr>
                <w:rFonts w:ascii="Arial" w:hAnsi="Arial" w:cs="Arial"/>
                <w:bCs/>
                <w:sz w:val="18"/>
                <w:szCs w:val="18"/>
                <w:lang w:eastAsia="en-US"/>
              </w:rPr>
              <w:t>excellent</w:t>
            </w:r>
          </w:p>
        </w:tc>
        <w:tc>
          <w:tcPr>
            <w:tcW w:w="1374" w:type="dxa"/>
            <w:gridSpan w:val="2"/>
            <w:vAlign w:val="center"/>
          </w:tcPr>
          <w:p w14:paraId="2DE9D050" w14:textId="77777777" w:rsidR="0036277A" w:rsidRPr="00F91172" w:rsidRDefault="0036277A" w:rsidP="0036277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DE951FE" w14:textId="77777777" w:rsidR="0036277A" w:rsidRPr="00F91172" w:rsidRDefault="0036277A" w:rsidP="0036277A">
            <w:pPr>
              <w:rPr>
                <w:rFonts w:ascii="Arial" w:hAnsi="Arial" w:cs="Arial"/>
                <w:bCs/>
                <w:sz w:val="18"/>
                <w:szCs w:val="18"/>
                <w:lang w:eastAsia="en-US"/>
              </w:rPr>
            </w:pPr>
            <w:r>
              <w:rPr>
                <w:rFonts w:ascii="Arial" w:hAnsi="Arial" w:cs="Arial"/>
                <w:bCs/>
                <w:sz w:val="18"/>
                <w:szCs w:val="18"/>
                <w:lang w:eastAsia="en-US"/>
              </w:rPr>
              <w:t>4950</w:t>
            </w:r>
            <w:r w:rsidR="00AD67B5">
              <w:rPr>
                <w:rFonts w:ascii="Arial" w:hAnsi="Arial" w:cs="Arial"/>
                <w:bCs/>
                <w:sz w:val="18"/>
                <w:szCs w:val="18"/>
                <w:lang w:eastAsia="en-US"/>
              </w:rPr>
              <w:t xml:space="preserve"> </w:t>
            </w:r>
            <w:r>
              <w:rPr>
                <w:rFonts w:ascii="Arial" w:hAnsi="Arial" w:cs="Arial"/>
                <w:bCs/>
                <w:sz w:val="18"/>
                <w:szCs w:val="18"/>
                <w:lang w:eastAsia="en-US"/>
              </w:rPr>
              <w:t>/</w:t>
            </w:r>
            <w:r w:rsidR="00AD67B5">
              <w:rPr>
                <w:rFonts w:ascii="Arial" w:hAnsi="Arial" w:cs="Arial"/>
                <w:bCs/>
                <w:sz w:val="18"/>
                <w:szCs w:val="18"/>
                <w:lang w:eastAsia="en-US"/>
              </w:rPr>
              <w:t xml:space="preserve"> </w:t>
            </w:r>
            <w:r>
              <w:rPr>
                <w:rFonts w:ascii="Arial" w:hAnsi="Arial" w:cs="Arial"/>
                <w:bCs/>
                <w:sz w:val="18"/>
                <w:szCs w:val="18"/>
                <w:lang w:eastAsia="en-US"/>
              </w:rPr>
              <w:t>2920</w:t>
            </w:r>
          </w:p>
        </w:tc>
        <w:tc>
          <w:tcPr>
            <w:tcW w:w="1170" w:type="dxa"/>
            <w:vAlign w:val="center"/>
          </w:tcPr>
          <w:p w14:paraId="7AFB81AB" w14:textId="77777777" w:rsidR="0036277A" w:rsidRPr="00F91172" w:rsidRDefault="0036277A" w:rsidP="0036277A">
            <w:pPr>
              <w:jc w:val="center"/>
              <w:rPr>
                <w:rFonts w:ascii="Arial" w:hAnsi="Arial" w:cs="Arial"/>
                <w:bCs/>
                <w:sz w:val="18"/>
                <w:szCs w:val="18"/>
                <w:lang w:eastAsia="en-US"/>
              </w:rPr>
            </w:pPr>
            <w:r>
              <w:rPr>
                <w:rFonts w:ascii="Arial" w:hAnsi="Arial" w:cs="Arial"/>
                <w:bCs/>
                <w:sz w:val="18"/>
                <w:szCs w:val="18"/>
                <w:lang w:eastAsia="en-US"/>
              </w:rPr>
              <w:t>MAKTYPE 8M</w:t>
            </w:r>
            <w:r w:rsidR="00F25A15">
              <w:rPr>
                <w:rFonts w:ascii="Arial" w:hAnsi="Arial" w:cs="Arial"/>
                <w:bCs/>
                <w:sz w:val="18"/>
                <w:szCs w:val="18"/>
                <w:lang w:eastAsia="en-US"/>
              </w:rPr>
              <w:t xml:space="preserve"> 452S</w:t>
            </w:r>
          </w:p>
        </w:tc>
        <w:tc>
          <w:tcPr>
            <w:tcW w:w="990" w:type="dxa"/>
            <w:gridSpan w:val="2"/>
            <w:vAlign w:val="center"/>
          </w:tcPr>
          <w:p w14:paraId="1DAA7BD4" w14:textId="77777777" w:rsidR="0036277A" w:rsidRPr="00B60418" w:rsidRDefault="00781A7B" w:rsidP="0036277A">
            <w:pPr>
              <w:jc w:val="center"/>
              <w:rPr>
                <w:rFonts w:ascii="Arial" w:hAnsi="Arial" w:cs="Arial"/>
                <w:bCs/>
                <w:sz w:val="18"/>
                <w:szCs w:val="18"/>
                <w:lang w:eastAsia="en-US"/>
              </w:rPr>
            </w:pPr>
            <w:r>
              <w:rPr>
                <w:rFonts w:ascii="Arial" w:hAnsi="Arial" w:cs="Arial"/>
                <w:bCs/>
                <w:sz w:val="18"/>
                <w:szCs w:val="18"/>
                <w:lang w:eastAsia="en-US"/>
              </w:rPr>
              <w:t>1765KW/500RPM</w:t>
            </w:r>
          </w:p>
        </w:tc>
        <w:tc>
          <w:tcPr>
            <w:tcW w:w="1266" w:type="dxa"/>
            <w:gridSpan w:val="2"/>
            <w:vAlign w:val="center"/>
          </w:tcPr>
          <w:p w14:paraId="305D2D7D" w14:textId="77777777" w:rsidR="00836441" w:rsidRDefault="00836441" w:rsidP="0036277A">
            <w:pPr>
              <w:spacing w:before="60" w:after="60"/>
              <w:jc w:val="center"/>
              <w:rPr>
                <w:rFonts w:ascii="Arial" w:hAnsi="Arial" w:cs="Arial"/>
                <w:bCs/>
                <w:sz w:val="18"/>
                <w:szCs w:val="18"/>
                <w:lang w:val="en-US"/>
              </w:rPr>
            </w:pPr>
            <w:r>
              <w:rPr>
                <w:rFonts w:ascii="Arial" w:hAnsi="Arial" w:cs="Arial"/>
                <w:bCs/>
                <w:sz w:val="18"/>
                <w:szCs w:val="18"/>
                <w:lang w:val="en-US"/>
              </w:rPr>
              <w:t>EXPIRATON OF THE CONTRACT</w:t>
            </w:r>
          </w:p>
          <w:p w14:paraId="01A6D41A" w14:textId="77777777" w:rsidR="00836441" w:rsidRDefault="00836441" w:rsidP="0036277A">
            <w:pPr>
              <w:spacing w:before="60" w:after="60"/>
              <w:jc w:val="center"/>
              <w:rPr>
                <w:rFonts w:ascii="Arial" w:hAnsi="Arial" w:cs="Arial"/>
                <w:bCs/>
                <w:sz w:val="18"/>
                <w:szCs w:val="18"/>
                <w:lang w:val="en-US"/>
              </w:rPr>
            </w:pPr>
          </w:p>
          <w:p w14:paraId="7823AC0E" w14:textId="77777777" w:rsidR="00836441" w:rsidRDefault="00836441" w:rsidP="00836441">
            <w:pPr>
              <w:rPr>
                <w:rFonts w:ascii="Arial" w:hAnsi="Arial" w:cs="Arial"/>
                <w:sz w:val="18"/>
                <w:szCs w:val="18"/>
                <w:lang w:val="en-US"/>
              </w:rPr>
            </w:pPr>
          </w:p>
          <w:p w14:paraId="0B8C8149" w14:textId="77777777" w:rsidR="0036277A" w:rsidRPr="00836441" w:rsidRDefault="0036277A" w:rsidP="00836441">
            <w:pPr>
              <w:rPr>
                <w:rFonts w:ascii="Arial" w:hAnsi="Arial" w:cs="Arial"/>
                <w:sz w:val="18"/>
                <w:szCs w:val="18"/>
                <w:lang w:val="en-US"/>
              </w:rPr>
            </w:pPr>
          </w:p>
        </w:tc>
      </w:tr>
      <w:tr w:rsidR="0036277A" w:rsidRPr="00B60418" w14:paraId="70833B9F" w14:textId="77777777" w:rsidTr="00AD67B5">
        <w:trPr>
          <w:cantSplit/>
          <w:trHeight w:val="611"/>
        </w:trPr>
        <w:tc>
          <w:tcPr>
            <w:tcW w:w="2221" w:type="dxa"/>
            <w:gridSpan w:val="3"/>
          </w:tcPr>
          <w:p w14:paraId="03EDA142" w14:textId="77777777" w:rsidR="0036277A" w:rsidRPr="0015350B" w:rsidRDefault="0036277A" w:rsidP="0036277A">
            <w:pPr>
              <w:spacing w:before="80"/>
              <w:contextualSpacing/>
              <w:rPr>
                <w:rFonts w:ascii="Adobe Gothic Std B" w:eastAsia="Adobe Gothic Std B" w:hAnsi="Adobe Gothic Std B"/>
                <w:color w:val="000000"/>
                <w:sz w:val="18"/>
                <w:szCs w:val="18"/>
                <w:lang w:eastAsia="en-US"/>
              </w:rPr>
            </w:pPr>
            <w:r>
              <w:rPr>
                <w:rFonts w:ascii="Adobe Gothic Std B" w:eastAsia="Adobe Gothic Std B" w:hAnsi="Adobe Gothic Std B"/>
                <w:color w:val="000000"/>
                <w:sz w:val="18"/>
                <w:szCs w:val="18"/>
                <w:lang w:eastAsia="en-US"/>
              </w:rPr>
              <w:t>OSM MARINE CO LTD</w:t>
            </w:r>
          </w:p>
        </w:tc>
        <w:tc>
          <w:tcPr>
            <w:tcW w:w="1094" w:type="dxa"/>
          </w:tcPr>
          <w:p w14:paraId="4E500312" w14:textId="77777777" w:rsidR="0036277A" w:rsidRPr="00C21E70" w:rsidRDefault="0036277A" w:rsidP="0036277A">
            <w:pPr>
              <w:spacing w:before="80"/>
              <w:contextualSpacing/>
              <w:rPr>
                <w:rFonts w:ascii="Adobe Gothic Std B" w:eastAsia="Adobe Gothic Std B" w:hAnsi="Adobe Gothic Std B"/>
                <w:sz w:val="18"/>
                <w:szCs w:val="18"/>
                <w:lang w:eastAsia="en-US"/>
              </w:rPr>
            </w:pPr>
            <w:r>
              <w:rPr>
                <w:rFonts w:ascii="Adobe Gothic Std B" w:eastAsia="Adobe Gothic Std B" w:hAnsi="Adobe Gothic Std B"/>
                <w:sz w:val="18"/>
                <w:szCs w:val="18"/>
                <w:lang w:eastAsia="en-US"/>
              </w:rPr>
              <w:t>ASST. MECHANIC</w:t>
            </w:r>
          </w:p>
        </w:tc>
        <w:tc>
          <w:tcPr>
            <w:tcW w:w="1792" w:type="dxa"/>
          </w:tcPr>
          <w:p w14:paraId="6E9295D0" w14:textId="77777777" w:rsidR="0036277A" w:rsidRPr="0015350B" w:rsidRDefault="0036277A" w:rsidP="00AD67B5">
            <w:pPr>
              <w:spacing w:before="80"/>
              <w:rPr>
                <w:rFonts w:ascii="Adobe Gothic Std B" w:eastAsia="Adobe Gothic Std B" w:hAnsi="Adobe Gothic Std B"/>
                <w:color w:val="000000"/>
                <w:sz w:val="18"/>
                <w:szCs w:val="18"/>
                <w:lang w:eastAsia="en-US"/>
              </w:rPr>
            </w:pPr>
            <w:r>
              <w:rPr>
                <w:rFonts w:ascii="Adobe Gothic Std B" w:eastAsia="Adobe Gothic Std B" w:hAnsi="Adobe Gothic Std B"/>
                <w:color w:val="000000"/>
                <w:sz w:val="18"/>
                <w:szCs w:val="18"/>
                <w:lang w:eastAsia="en-US"/>
              </w:rPr>
              <w:t>HAMID S</w:t>
            </w:r>
            <w:r w:rsidR="00AD67B5">
              <w:rPr>
                <w:rFonts w:ascii="Adobe Gothic Std B" w:eastAsia="Adobe Gothic Std B" w:hAnsi="Adobe Gothic Std B"/>
                <w:color w:val="000000"/>
                <w:sz w:val="18"/>
                <w:szCs w:val="18"/>
                <w:lang w:eastAsia="en-US"/>
              </w:rPr>
              <w:t xml:space="preserve"> /8914099</w:t>
            </w:r>
          </w:p>
        </w:tc>
        <w:tc>
          <w:tcPr>
            <w:tcW w:w="1270" w:type="dxa"/>
          </w:tcPr>
          <w:p w14:paraId="088A4952" w14:textId="77777777" w:rsidR="0036277A" w:rsidRPr="00C21E70" w:rsidRDefault="0036277A" w:rsidP="0036277A">
            <w:pPr>
              <w:spacing w:before="80"/>
              <w:contextualSpacing/>
              <w:rPr>
                <w:rFonts w:ascii="Adobe Gothic Std B" w:eastAsia="Adobe Gothic Std B" w:hAnsi="Adobe Gothic Std B"/>
                <w:sz w:val="18"/>
                <w:szCs w:val="18"/>
                <w:lang w:eastAsia="en-US"/>
              </w:rPr>
            </w:pPr>
            <w:r>
              <w:rPr>
                <w:rFonts w:ascii="Adobe Gothic Std B" w:eastAsia="Adobe Gothic Std B" w:hAnsi="Adobe Gothic Std B"/>
                <w:color w:val="000000"/>
                <w:sz w:val="18"/>
                <w:szCs w:val="18"/>
                <w:lang w:eastAsia="en-US"/>
              </w:rPr>
              <w:t xml:space="preserve">     TOGO</w:t>
            </w:r>
          </w:p>
        </w:tc>
        <w:tc>
          <w:tcPr>
            <w:tcW w:w="1448" w:type="dxa"/>
            <w:gridSpan w:val="2"/>
            <w:vAlign w:val="center"/>
          </w:tcPr>
          <w:p w14:paraId="3C2B92E6" w14:textId="77777777" w:rsidR="0036277A" w:rsidRPr="00F91172" w:rsidRDefault="0036277A" w:rsidP="0036277A">
            <w:pPr>
              <w:rPr>
                <w:rFonts w:ascii="Arial" w:hAnsi="Arial" w:cs="Arial"/>
                <w:bCs/>
                <w:sz w:val="18"/>
                <w:szCs w:val="18"/>
                <w:lang w:eastAsia="en-US"/>
              </w:rPr>
            </w:pPr>
            <w:r>
              <w:rPr>
                <w:rFonts w:ascii="Arial" w:hAnsi="Arial" w:cs="Arial"/>
                <w:bCs/>
                <w:sz w:val="18"/>
                <w:szCs w:val="18"/>
                <w:lang w:eastAsia="en-US"/>
              </w:rPr>
              <w:t xml:space="preserve">    4/1/2023</w:t>
            </w:r>
          </w:p>
        </w:tc>
        <w:tc>
          <w:tcPr>
            <w:tcW w:w="1350" w:type="dxa"/>
            <w:gridSpan w:val="2"/>
            <w:vAlign w:val="center"/>
          </w:tcPr>
          <w:p w14:paraId="6EAF5FA9" w14:textId="77777777" w:rsidR="0036277A" w:rsidRPr="00F91172" w:rsidRDefault="0036277A" w:rsidP="0036277A">
            <w:pPr>
              <w:jc w:val="center"/>
              <w:rPr>
                <w:rFonts w:ascii="Arial" w:hAnsi="Arial" w:cs="Arial"/>
                <w:bCs/>
                <w:sz w:val="18"/>
                <w:szCs w:val="18"/>
                <w:lang w:eastAsia="en-US"/>
              </w:rPr>
            </w:pPr>
            <w:r>
              <w:rPr>
                <w:rFonts w:ascii="Arial" w:hAnsi="Arial" w:cs="Arial"/>
                <w:bCs/>
                <w:sz w:val="18"/>
                <w:szCs w:val="18"/>
                <w:lang w:eastAsia="en-US"/>
              </w:rPr>
              <w:t>10/2/2024</w:t>
            </w:r>
          </w:p>
        </w:tc>
        <w:tc>
          <w:tcPr>
            <w:tcW w:w="1056" w:type="dxa"/>
            <w:vAlign w:val="center"/>
          </w:tcPr>
          <w:p w14:paraId="58F5DBFE" w14:textId="77777777" w:rsidR="0036277A" w:rsidRPr="00F91172" w:rsidRDefault="0036277A" w:rsidP="0036277A">
            <w:pPr>
              <w:jc w:val="center"/>
              <w:rPr>
                <w:rFonts w:ascii="Arial" w:hAnsi="Arial" w:cs="Arial"/>
                <w:bCs/>
                <w:sz w:val="18"/>
                <w:szCs w:val="18"/>
                <w:lang w:eastAsia="en-US"/>
              </w:rPr>
            </w:pPr>
            <w:r w:rsidRPr="00B93271">
              <w:rPr>
                <w:rFonts w:ascii="Arial" w:hAnsi="Arial" w:cs="Arial"/>
                <w:bCs/>
                <w:sz w:val="18"/>
                <w:szCs w:val="18"/>
                <w:lang w:eastAsia="en-US"/>
              </w:rPr>
              <w:t>excellent</w:t>
            </w:r>
          </w:p>
        </w:tc>
        <w:tc>
          <w:tcPr>
            <w:tcW w:w="1374" w:type="dxa"/>
            <w:gridSpan w:val="2"/>
            <w:vAlign w:val="center"/>
          </w:tcPr>
          <w:p w14:paraId="6B057404" w14:textId="77777777" w:rsidR="0036277A" w:rsidRPr="00F91172" w:rsidRDefault="0036277A" w:rsidP="0036277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B40A800" w14:textId="77777777" w:rsidR="0036277A" w:rsidRPr="00F91172" w:rsidRDefault="00AD67B5" w:rsidP="0036277A">
            <w:pPr>
              <w:rPr>
                <w:rFonts w:ascii="Arial" w:hAnsi="Arial" w:cs="Arial"/>
                <w:bCs/>
                <w:sz w:val="18"/>
                <w:szCs w:val="18"/>
              </w:rPr>
            </w:pPr>
            <w:r>
              <w:rPr>
                <w:rFonts w:ascii="Arial" w:hAnsi="Arial" w:cs="Arial"/>
                <w:bCs/>
                <w:sz w:val="18"/>
                <w:szCs w:val="18"/>
              </w:rPr>
              <w:t>8510 / 5072</w:t>
            </w:r>
          </w:p>
        </w:tc>
        <w:tc>
          <w:tcPr>
            <w:tcW w:w="1170" w:type="dxa"/>
            <w:vAlign w:val="center"/>
          </w:tcPr>
          <w:p w14:paraId="0A79ED3B" w14:textId="77777777" w:rsidR="0036277A" w:rsidRPr="00F91172" w:rsidRDefault="0036277A" w:rsidP="0036277A">
            <w:pPr>
              <w:jc w:val="center"/>
              <w:rPr>
                <w:rFonts w:ascii="Arial" w:hAnsi="Arial" w:cs="Arial"/>
                <w:bCs/>
                <w:sz w:val="18"/>
                <w:szCs w:val="18"/>
              </w:rPr>
            </w:pPr>
            <w:r>
              <w:rPr>
                <w:rFonts w:ascii="Arial" w:hAnsi="Arial" w:cs="Arial"/>
                <w:bCs/>
                <w:sz w:val="18"/>
                <w:szCs w:val="18"/>
              </w:rPr>
              <w:t>HANSIN 6LF46</w:t>
            </w:r>
          </w:p>
        </w:tc>
        <w:tc>
          <w:tcPr>
            <w:tcW w:w="990" w:type="dxa"/>
            <w:gridSpan w:val="2"/>
            <w:vAlign w:val="center"/>
          </w:tcPr>
          <w:p w14:paraId="028EB320" w14:textId="77777777" w:rsidR="0036277A" w:rsidRPr="00B60418" w:rsidRDefault="00781A7B" w:rsidP="0036277A">
            <w:pPr>
              <w:jc w:val="center"/>
              <w:rPr>
                <w:rFonts w:ascii="Arial" w:hAnsi="Arial" w:cs="Arial"/>
                <w:bCs/>
                <w:sz w:val="18"/>
                <w:szCs w:val="18"/>
              </w:rPr>
            </w:pPr>
            <w:r>
              <w:rPr>
                <w:rFonts w:ascii="Arial" w:hAnsi="Arial" w:cs="Arial"/>
                <w:bCs/>
                <w:sz w:val="18"/>
                <w:szCs w:val="18"/>
              </w:rPr>
              <w:t>2516KW/230RPM</w:t>
            </w:r>
          </w:p>
        </w:tc>
        <w:tc>
          <w:tcPr>
            <w:tcW w:w="1266" w:type="dxa"/>
            <w:gridSpan w:val="2"/>
            <w:vAlign w:val="center"/>
          </w:tcPr>
          <w:p w14:paraId="377A7910" w14:textId="77777777" w:rsidR="0036277A" w:rsidRPr="00B60418" w:rsidRDefault="00836441" w:rsidP="0036277A">
            <w:pPr>
              <w:spacing w:before="60" w:after="60"/>
              <w:jc w:val="center"/>
              <w:rPr>
                <w:rFonts w:ascii="Arial" w:hAnsi="Arial" w:cs="Arial"/>
                <w:bCs/>
                <w:sz w:val="18"/>
                <w:szCs w:val="18"/>
                <w:lang w:val="en-US"/>
              </w:rPr>
            </w:pPr>
            <w:r>
              <w:rPr>
                <w:rFonts w:ascii="Arial" w:hAnsi="Arial" w:cs="Arial"/>
                <w:bCs/>
                <w:sz w:val="18"/>
                <w:szCs w:val="18"/>
                <w:lang w:val="en-US"/>
              </w:rPr>
              <w:t xml:space="preserve">COMPLET the courses and move to </w:t>
            </w:r>
            <w:proofErr w:type="spellStart"/>
            <w:r>
              <w:rPr>
                <w:rFonts w:ascii="Arial" w:hAnsi="Arial" w:cs="Arial"/>
                <w:bCs/>
                <w:sz w:val="18"/>
                <w:szCs w:val="18"/>
                <w:lang w:val="en-US"/>
              </w:rPr>
              <w:t>abetter</w:t>
            </w:r>
            <w:proofErr w:type="spellEnd"/>
            <w:r>
              <w:rPr>
                <w:rFonts w:ascii="Arial" w:hAnsi="Arial" w:cs="Arial"/>
                <w:bCs/>
                <w:sz w:val="18"/>
                <w:szCs w:val="18"/>
                <w:lang w:val="en-US"/>
              </w:rPr>
              <w:t xml:space="preserve"> stage</w:t>
            </w:r>
          </w:p>
        </w:tc>
      </w:tr>
      <w:tr w:rsidR="0036277A" w:rsidRPr="00B60418" w14:paraId="782E12F1" w14:textId="77777777" w:rsidTr="00A12F46">
        <w:trPr>
          <w:cantSplit/>
          <w:trHeight w:val="710"/>
        </w:trPr>
        <w:tc>
          <w:tcPr>
            <w:tcW w:w="2221" w:type="dxa"/>
            <w:gridSpan w:val="3"/>
            <w:vAlign w:val="center"/>
          </w:tcPr>
          <w:p w14:paraId="75932750" w14:textId="77777777" w:rsidR="0036277A" w:rsidRDefault="0036277A" w:rsidP="0036277A">
            <w:pPr>
              <w:jc w:val="center"/>
              <w:rPr>
                <w:rFonts w:ascii="Arial" w:hAnsi="Arial" w:cs="Arial"/>
                <w:bCs/>
                <w:sz w:val="18"/>
                <w:szCs w:val="18"/>
                <w:lang w:eastAsia="en-US"/>
              </w:rPr>
            </w:pPr>
          </w:p>
          <w:p w14:paraId="29581F46" w14:textId="77777777" w:rsidR="0036277A" w:rsidRPr="00B60418" w:rsidRDefault="0036277A" w:rsidP="0036277A">
            <w:pPr>
              <w:jc w:val="center"/>
              <w:rPr>
                <w:rFonts w:ascii="Arial" w:hAnsi="Arial" w:cs="Arial"/>
                <w:bCs/>
                <w:sz w:val="18"/>
                <w:szCs w:val="18"/>
                <w:lang w:eastAsia="en-US"/>
              </w:rPr>
            </w:pPr>
          </w:p>
        </w:tc>
        <w:tc>
          <w:tcPr>
            <w:tcW w:w="1094" w:type="dxa"/>
            <w:vAlign w:val="center"/>
          </w:tcPr>
          <w:p w14:paraId="34B499F8" w14:textId="77777777" w:rsidR="0036277A" w:rsidRPr="00B60418" w:rsidRDefault="0036277A" w:rsidP="0036277A">
            <w:pPr>
              <w:jc w:val="center"/>
              <w:rPr>
                <w:bCs/>
              </w:rPr>
            </w:pPr>
          </w:p>
        </w:tc>
        <w:tc>
          <w:tcPr>
            <w:tcW w:w="1792" w:type="dxa"/>
            <w:vAlign w:val="center"/>
          </w:tcPr>
          <w:p w14:paraId="0F839B42" w14:textId="77777777" w:rsidR="0036277A" w:rsidRPr="00B60418" w:rsidRDefault="0036277A" w:rsidP="0036277A">
            <w:pPr>
              <w:jc w:val="center"/>
              <w:rPr>
                <w:rFonts w:ascii="Arial" w:hAnsi="Arial" w:cs="Arial"/>
                <w:bCs/>
                <w:sz w:val="18"/>
                <w:szCs w:val="18"/>
                <w:lang w:eastAsia="en-US"/>
              </w:rPr>
            </w:pPr>
          </w:p>
        </w:tc>
        <w:tc>
          <w:tcPr>
            <w:tcW w:w="1270" w:type="dxa"/>
          </w:tcPr>
          <w:p w14:paraId="46E7F67D" w14:textId="77777777" w:rsidR="0036277A" w:rsidRPr="00B60418" w:rsidRDefault="0036277A" w:rsidP="0036277A">
            <w:pPr>
              <w:jc w:val="center"/>
              <w:rPr>
                <w:rFonts w:ascii="Arial" w:hAnsi="Arial" w:cs="Arial"/>
                <w:bCs/>
                <w:sz w:val="18"/>
                <w:szCs w:val="18"/>
                <w:lang w:eastAsia="en-US"/>
              </w:rPr>
            </w:pPr>
          </w:p>
        </w:tc>
        <w:tc>
          <w:tcPr>
            <w:tcW w:w="1448" w:type="dxa"/>
            <w:gridSpan w:val="2"/>
            <w:vAlign w:val="center"/>
          </w:tcPr>
          <w:p w14:paraId="4BE7E623" w14:textId="77777777" w:rsidR="0036277A" w:rsidRPr="00B60418" w:rsidRDefault="0036277A" w:rsidP="0036277A">
            <w:pPr>
              <w:jc w:val="center"/>
              <w:rPr>
                <w:rFonts w:ascii="Arial" w:hAnsi="Arial" w:cs="Arial"/>
                <w:bCs/>
                <w:sz w:val="18"/>
                <w:szCs w:val="18"/>
                <w:lang w:eastAsia="en-US"/>
              </w:rPr>
            </w:pPr>
          </w:p>
        </w:tc>
        <w:tc>
          <w:tcPr>
            <w:tcW w:w="1350" w:type="dxa"/>
            <w:gridSpan w:val="2"/>
            <w:vAlign w:val="center"/>
          </w:tcPr>
          <w:p w14:paraId="1A74A68E" w14:textId="77777777" w:rsidR="0036277A" w:rsidRPr="00B60418" w:rsidRDefault="0036277A" w:rsidP="0036277A">
            <w:pPr>
              <w:jc w:val="center"/>
              <w:rPr>
                <w:rFonts w:ascii="Arial" w:hAnsi="Arial" w:cs="Arial"/>
                <w:bCs/>
                <w:sz w:val="18"/>
                <w:szCs w:val="18"/>
                <w:lang w:eastAsia="en-US"/>
              </w:rPr>
            </w:pPr>
          </w:p>
        </w:tc>
        <w:tc>
          <w:tcPr>
            <w:tcW w:w="1056" w:type="dxa"/>
            <w:vAlign w:val="center"/>
          </w:tcPr>
          <w:p w14:paraId="08266743" w14:textId="77777777" w:rsidR="0036277A" w:rsidRPr="00B60418" w:rsidRDefault="0036277A" w:rsidP="0036277A">
            <w:pPr>
              <w:jc w:val="center"/>
              <w:rPr>
                <w:rFonts w:ascii="Arial" w:hAnsi="Arial" w:cs="Arial"/>
                <w:bCs/>
                <w:sz w:val="18"/>
                <w:szCs w:val="18"/>
                <w:lang w:eastAsia="en-US"/>
              </w:rPr>
            </w:pPr>
          </w:p>
        </w:tc>
        <w:tc>
          <w:tcPr>
            <w:tcW w:w="1374" w:type="dxa"/>
            <w:gridSpan w:val="2"/>
            <w:vAlign w:val="center"/>
          </w:tcPr>
          <w:p w14:paraId="4454285E" w14:textId="77777777" w:rsidR="0036277A" w:rsidRPr="00B60418" w:rsidRDefault="0036277A" w:rsidP="0036277A">
            <w:pPr>
              <w:jc w:val="center"/>
              <w:rPr>
                <w:rFonts w:ascii="Arial" w:hAnsi="Arial" w:cs="Arial"/>
                <w:bCs/>
                <w:sz w:val="18"/>
                <w:szCs w:val="18"/>
                <w:lang w:eastAsia="en-US"/>
              </w:rPr>
            </w:pPr>
          </w:p>
        </w:tc>
        <w:tc>
          <w:tcPr>
            <w:tcW w:w="1170" w:type="dxa"/>
            <w:gridSpan w:val="2"/>
            <w:vAlign w:val="center"/>
          </w:tcPr>
          <w:p w14:paraId="6B9D6C5F" w14:textId="77777777" w:rsidR="0036277A" w:rsidRPr="00B60418" w:rsidRDefault="0036277A" w:rsidP="0036277A">
            <w:pPr>
              <w:jc w:val="center"/>
              <w:rPr>
                <w:rFonts w:ascii="Arial" w:hAnsi="Arial" w:cs="Arial"/>
                <w:bCs/>
                <w:sz w:val="18"/>
                <w:szCs w:val="18"/>
                <w:lang w:eastAsia="en-US"/>
              </w:rPr>
            </w:pPr>
          </w:p>
        </w:tc>
        <w:tc>
          <w:tcPr>
            <w:tcW w:w="1170" w:type="dxa"/>
            <w:vAlign w:val="center"/>
          </w:tcPr>
          <w:p w14:paraId="11536AA1" w14:textId="77777777" w:rsidR="0036277A" w:rsidRPr="00B60418" w:rsidRDefault="0036277A" w:rsidP="0036277A">
            <w:pPr>
              <w:jc w:val="center"/>
              <w:rPr>
                <w:rFonts w:ascii="Arial" w:hAnsi="Arial" w:cs="Arial"/>
                <w:bCs/>
                <w:sz w:val="18"/>
                <w:szCs w:val="18"/>
                <w:lang w:eastAsia="en-US"/>
              </w:rPr>
            </w:pPr>
          </w:p>
        </w:tc>
        <w:tc>
          <w:tcPr>
            <w:tcW w:w="990" w:type="dxa"/>
            <w:gridSpan w:val="2"/>
            <w:vAlign w:val="center"/>
          </w:tcPr>
          <w:p w14:paraId="482E6E8A" w14:textId="77777777" w:rsidR="0036277A" w:rsidRPr="00B60418" w:rsidRDefault="0036277A" w:rsidP="0036277A">
            <w:pPr>
              <w:jc w:val="center"/>
              <w:rPr>
                <w:rFonts w:ascii="Arial" w:hAnsi="Arial" w:cs="Arial"/>
                <w:bCs/>
                <w:sz w:val="18"/>
                <w:szCs w:val="18"/>
                <w:lang w:eastAsia="en-US"/>
              </w:rPr>
            </w:pPr>
          </w:p>
        </w:tc>
        <w:tc>
          <w:tcPr>
            <w:tcW w:w="1266" w:type="dxa"/>
            <w:gridSpan w:val="2"/>
            <w:vAlign w:val="center"/>
          </w:tcPr>
          <w:p w14:paraId="38538BFC"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104C7353" w14:textId="77777777" w:rsidTr="00A12F46">
        <w:trPr>
          <w:cantSplit/>
          <w:trHeight w:val="710"/>
        </w:trPr>
        <w:tc>
          <w:tcPr>
            <w:tcW w:w="2221" w:type="dxa"/>
            <w:gridSpan w:val="3"/>
            <w:vAlign w:val="center"/>
          </w:tcPr>
          <w:p w14:paraId="1A99A3EF" w14:textId="77777777" w:rsidR="0036277A" w:rsidRPr="00B60418" w:rsidRDefault="0036277A" w:rsidP="0036277A">
            <w:pPr>
              <w:jc w:val="center"/>
              <w:rPr>
                <w:rFonts w:ascii="Arial" w:hAnsi="Arial" w:cs="Arial"/>
                <w:bCs/>
                <w:sz w:val="18"/>
                <w:szCs w:val="18"/>
                <w:lang w:eastAsia="en-US"/>
              </w:rPr>
            </w:pPr>
          </w:p>
        </w:tc>
        <w:tc>
          <w:tcPr>
            <w:tcW w:w="1094" w:type="dxa"/>
            <w:vAlign w:val="center"/>
          </w:tcPr>
          <w:p w14:paraId="1332CF62" w14:textId="77777777" w:rsidR="0036277A" w:rsidRPr="00B60418" w:rsidRDefault="0036277A" w:rsidP="0036277A">
            <w:pPr>
              <w:jc w:val="center"/>
              <w:rPr>
                <w:bCs/>
              </w:rPr>
            </w:pPr>
          </w:p>
        </w:tc>
        <w:tc>
          <w:tcPr>
            <w:tcW w:w="1792" w:type="dxa"/>
            <w:vAlign w:val="center"/>
          </w:tcPr>
          <w:p w14:paraId="1F4AA7FD" w14:textId="77777777" w:rsidR="0036277A" w:rsidRPr="00B60418" w:rsidRDefault="0036277A" w:rsidP="0036277A">
            <w:pPr>
              <w:jc w:val="center"/>
              <w:rPr>
                <w:rFonts w:ascii="Arial" w:hAnsi="Arial" w:cs="Arial"/>
                <w:bCs/>
                <w:sz w:val="18"/>
                <w:szCs w:val="18"/>
                <w:lang w:eastAsia="en-US"/>
              </w:rPr>
            </w:pPr>
          </w:p>
        </w:tc>
        <w:tc>
          <w:tcPr>
            <w:tcW w:w="1270" w:type="dxa"/>
          </w:tcPr>
          <w:p w14:paraId="0E1B5008" w14:textId="77777777" w:rsidR="0036277A" w:rsidRPr="00B60418" w:rsidRDefault="0036277A" w:rsidP="0036277A">
            <w:pPr>
              <w:jc w:val="center"/>
              <w:rPr>
                <w:rFonts w:ascii="Arial" w:hAnsi="Arial" w:cs="Arial"/>
                <w:bCs/>
                <w:sz w:val="18"/>
                <w:szCs w:val="18"/>
                <w:lang w:eastAsia="en-US"/>
              </w:rPr>
            </w:pPr>
          </w:p>
        </w:tc>
        <w:tc>
          <w:tcPr>
            <w:tcW w:w="1448" w:type="dxa"/>
            <w:gridSpan w:val="2"/>
            <w:vAlign w:val="center"/>
          </w:tcPr>
          <w:p w14:paraId="48DA0272" w14:textId="77777777" w:rsidR="0036277A" w:rsidRPr="00B60418" w:rsidRDefault="0036277A" w:rsidP="0036277A">
            <w:pPr>
              <w:jc w:val="center"/>
              <w:rPr>
                <w:rFonts w:ascii="Arial" w:hAnsi="Arial" w:cs="Arial"/>
                <w:bCs/>
                <w:sz w:val="18"/>
                <w:szCs w:val="18"/>
                <w:lang w:eastAsia="en-US"/>
              </w:rPr>
            </w:pPr>
          </w:p>
        </w:tc>
        <w:tc>
          <w:tcPr>
            <w:tcW w:w="1350" w:type="dxa"/>
            <w:gridSpan w:val="2"/>
            <w:vAlign w:val="center"/>
          </w:tcPr>
          <w:p w14:paraId="6E9CAA73" w14:textId="77777777" w:rsidR="0036277A" w:rsidRPr="00B60418" w:rsidRDefault="0036277A" w:rsidP="0036277A">
            <w:pPr>
              <w:jc w:val="center"/>
              <w:rPr>
                <w:rFonts w:ascii="Arial" w:hAnsi="Arial" w:cs="Arial"/>
                <w:bCs/>
                <w:sz w:val="18"/>
                <w:szCs w:val="18"/>
                <w:lang w:eastAsia="en-US"/>
              </w:rPr>
            </w:pPr>
          </w:p>
        </w:tc>
        <w:tc>
          <w:tcPr>
            <w:tcW w:w="1056" w:type="dxa"/>
            <w:vAlign w:val="center"/>
          </w:tcPr>
          <w:p w14:paraId="0B43F238" w14:textId="77777777" w:rsidR="0036277A" w:rsidRPr="00B60418" w:rsidRDefault="0036277A" w:rsidP="0036277A">
            <w:pPr>
              <w:jc w:val="center"/>
              <w:rPr>
                <w:rFonts w:ascii="Arial" w:hAnsi="Arial" w:cs="Arial"/>
                <w:bCs/>
                <w:sz w:val="18"/>
                <w:szCs w:val="18"/>
                <w:lang w:eastAsia="en-US"/>
              </w:rPr>
            </w:pPr>
          </w:p>
        </w:tc>
        <w:tc>
          <w:tcPr>
            <w:tcW w:w="1374" w:type="dxa"/>
            <w:gridSpan w:val="2"/>
            <w:vAlign w:val="center"/>
          </w:tcPr>
          <w:p w14:paraId="48B00C4F" w14:textId="77777777" w:rsidR="0036277A" w:rsidRPr="00B60418" w:rsidRDefault="0036277A" w:rsidP="0036277A">
            <w:pPr>
              <w:jc w:val="center"/>
              <w:rPr>
                <w:rFonts w:ascii="Arial" w:hAnsi="Arial" w:cs="Arial"/>
                <w:bCs/>
                <w:sz w:val="18"/>
                <w:szCs w:val="18"/>
                <w:lang w:eastAsia="en-US"/>
              </w:rPr>
            </w:pPr>
          </w:p>
        </w:tc>
        <w:tc>
          <w:tcPr>
            <w:tcW w:w="1170" w:type="dxa"/>
            <w:gridSpan w:val="2"/>
            <w:vAlign w:val="center"/>
          </w:tcPr>
          <w:p w14:paraId="24D514DB" w14:textId="77777777" w:rsidR="0036277A" w:rsidRPr="00B60418" w:rsidRDefault="0036277A" w:rsidP="0036277A">
            <w:pPr>
              <w:jc w:val="center"/>
              <w:rPr>
                <w:rFonts w:ascii="Arial" w:hAnsi="Arial" w:cs="Arial"/>
                <w:bCs/>
                <w:sz w:val="18"/>
                <w:szCs w:val="18"/>
                <w:lang w:eastAsia="en-US"/>
              </w:rPr>
            </w:pPr>
          </w:p>
        </w:tc>
        <w:tc>
          <w:tcPr>
            <w:tcW w:w="1170" w:type="dxa"/>
            <w:vAlign w:val="center"/>
          </w:tcPr>
          <w:p w14:paraId="1D8DED74" w14:textId="77777777" w:rsidR="0036277A" w:rsidRPr="00B60418" w:rsidRDefault="0036277A" w:rsidP="0036277A">
            <w:pPr>
              <w:jc w:val="center"/>
              <w:rPr>
                <w:rFonts w:ascii="Arial" w:hAnsi="Arial" w:cs="Arial"/>
                <w:bCs/>
                <w:sz w:val="18"/>
                <w:szCs w:val="18"/>
                <w:lang w:eastAsia="en-US"/>
              </w:rPr>
            </w:pPr>
          </w:p>
        </w:tc>
        <w:tc>
          <w:tcPr>
            <w:tcW w:w="990" w:type="dxa"/>
            <w:gridSpan w:val="2"/>
            <w:vAlign w:val="center"/>
          </w:tcPr>
          <w:p w14:paraId="68DB3116" w14:textId="77777777" w:rsidR="0036277A" w:rsidRPr="00B60418" w:rsidRDefault="0036277A" w:rsidP="0036277A">
            <w:pPr>
              <w:jc w:val="center"/>
              <w:rPr>
                <w:rFonts w:ascii="Arial" w:hAnsi="Arial" w:cs="Arial"/>
                <w:bCs/>
                <w:sz w:val="18"/>
                <w:szCs w:val="18"/>
                <w:lang w:eastAsia="en-US"/>
              </w:rPr>
            </w:pPr>
          </w:p>
        </w:tc>
        <w:tc>
          <w:tcPr>
            <w:tcW w:w="1266" w:type="dxa"/>
            <w:gridSpan w:val="2"/>
            <w:vAlign w:val="center"/>
          </w:tcPr>
          <w:p w14:paraId="3BF710CE"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43EC8DC2" w14:textId="77777777" w:rsidTr="00A12F46">
        <w:trPr>
          <w:cantSplit/>
          <w:trHeight w:val="710"/>
        </w:trPr>
        <w:tc>
          <w:tcPr>
            <w:tcW w:w="2221" w:type="dxa"/>
            <w:gridSpan w:val="3"/>
            <w:vAlign w:val="center"/>
          </w:tcPr>
          <w:p w14:paraId="5FF0EB60" w14:textId="77777777" w:rsidR="0036277A" w:rsidRPr="00B60418" w:rsidRDefault="0036277A" w:rsidP="0036277A">
            <w:pPr>
              <w:jc w:val="center"/>
              <w:rPr>
                <w:rFonts w:ascii="Arial" w:hAnsi="Arial" w:cs="Arial"/>
                <w:bCs/>
                <w:sz w:val="18"/>
                <w:szCs w:val="18"/>
                <w:lang w:eastAsia="en-US"/>
              </w:rPr>
            </w:pPr>
          </w:p>
        </w:tc>
        <w:tc>
          <w:tcPr>
            <w:tcW w:w="1094" w:type="dxa"/>
            <w:vAlign w:val="center"/>
          </w:tcPr>
          <w:p w14:paraId="3882B2DE" w14:textId="77777777" w:rsidR="0036277A" w:rsidRPr="00B60418" w:rsidRDefault="0036277A" w:rsidP="0036277A">
            <w:pPr>
              <w:jc w:val="center"/>
              <w:rPr>
                <w:bCs/>
              </w:rPr>
            </w:pPr>
          </w:p>
        </w:tc>
        <w:tc>
          <w:tcPr>
            <w:tcW w:w="1792" w:type="dxa"/>
            <w:vAlign w:val="center"/>
          </w:tcPr>
          <w:p w14:paraId="0914C532" w14:textId="77777777" w:rsidR="0036277A" w:rsidRPr="00B60418" w:rsidRDefault="0036277A" w:rsidP="0036277A">
            <w:pPr>
              <w:jc w:val="center"/>
              <w:rPr>
                <w:rFonts w:ascii="Arial" w:hAnsi="Arial" w:cs="Arial"/>
                <w:bCs/>
                <w:sz w:val="18"/>
                <w:szCs w:val="18"/>
                <w:lang w:eastAsia="en-US"/>
              </w:rPr>
            </w:pPr>
          </w:p>
        </w:tc>
        <w:tc>
          <w:tcPr>
            <w:tcW w:w="1270" w:type="dxa"/>
          </w:tcPr>
          <w:p w14:paraId="7CDDBAC5" w14:textId="77777777" w:rsidR="0036277A" w:rsidRPr="00B60418" w:rsidRDefault="0036277A" w:rsidP="0036277A">
            <w:pPr>
              <w:jc w:val="center"/>
              <w:rPr>
                <w:rFonts w:ascii="Arial" w:hAnsi="Arial" w:cs="Arial"/>
                <w:bCs/>
                <w:sz w:val="18"/>
                <w:szCs w:val="18"/>
                <w:lang w:eastAsia="en-US"/>
              </w:rPr>
            </w:pPr>
          </w:p>
        </w:tc>
        <w:tc>
          <w:tcPr>
            <w:tcW w:w="1448" w:type="dxa"/>
            <w:gridSpan w:val="2"/>
            <w:vAlign w:val="center"/>
          </w:tcPr>
          <w:p w14:paraId="61530CD4" w14:textId="77777777" w:rsidR="0036277A" w:rsidRPr="00B60418" w:rsidRDefault="0036277A" w:rsidP="0036277A">
            <w:pPr>
              <w:jc w:val="center"/>
              <w:rPr>
                <w:rFonts w:ascii="Arial" w:hAnsi="Arial" w:cs="Arial"/>
                <w:bCs/>
                <w:sz w:val="18"/>
                <w:szCs w:val="18"/>
                <w:lang w:eastAsia="en-US"/>
              </w:rPr>
            </w:pPr>
          </w:p>
        </w:tc>
        <w:tc>
          <w:tcPr>
            <w:tcW w:w="1350" w:type="dxa"/>
            <w:gridSpan w:val="2"/>
            <w:vAlign w:val="center"/>
          </w:tcPr>
          <w:p w14:paraId="4A200532" w14:textId="77777777" w:rsidR="0036277A" w:rsidRPr="00B60418" w:rsidRDefault="0036277A" w:rsidP="0036277A">
            <w:pPr>
              <w:jc w:val="center"/>
              <w:rPr>
                <w:rFonts w:ascii="Arial" w:hAnsi="Arial" w:cs="Arial"/>
                <w:bCs/>
                <w:sz w:val="18"/>
                <w:szCs w:val="18"/>
                <w:lang w:eastAsia="en-US"/>
              </w:rPr>
            </w:pPr>
          </w:p>
        </w:tc>
        <w:tc>
          <w:tcPr>
            <w:tcW w:w="1056" w:type="dxa"/>
            <w:vAlign w:val="center"/>
          </w:tcPr>
          <w:p w14:paraId="49742362" w14:textId="77777777" w:rsidR="0036277A" w:rsidRPr="00B60418" w:rsidRDefault="0036277A" w:rsidP="0036277A">
            <w:pPr>
              <w:jc w:val="center"/>
              <w:rPr>
                <w:rFonts w:ascii="Arial" w:hAnsi="Arial" w:cs="Arial"/>
                <w:bCs/>
                <w:sz w:val="18"/>
                <w:szCs w:val="18"/>
                <w:lang w:eastAsia="en-US"/>
              </w:rPr>
            </w:pPr>
          </w:p>
        </w:tc>
        <w:tc>
          <w:tcPr>
            <w:tcW w:w="1374" w:type="dxa"/>
            <w:gridSpan w:val="2"/>
            <w:vAlign w:val="center"/>
          </w:tcPr>
          <w:p w14:paraId="077E46BD" w14:textId="77777777" w:rsidR="0036277A" w:rsidRPr="00B60418" w:rsidRDefault="0036277A" w:rsidP="0036277A">
            <w:pPr>
              <w:jc w:val="center"/>
              <w:rPr>
                <w:rFonts w:ascii="Arial" w:hAnsi="Arial" w:cs="Arial"/>
                <w:bCs/>
                <w:sz w:val="18"/>
                <w:szCs w:val="18"/>
                <w:lang w:eastAsia="en-US"/>
              </w:rPr>
            </w:pPr>
          </w:p>
        </w:tc>
        <w:tc>
          <w:tcPr>
            <w:tcW w:w="1170" w:type="dxa"/>
            <w:gridSpan w:val="2"/>
            <w:vAlign w:val="center"/>
          </w:tcPr>
          <w:p w14:paraId="126C75DD" w14:textId="77777777" w:rsidR="0036277A" w:rsidRPr="00B60418" w:rsidRDefault="0036277A" w:rsidP="0036277A">
            <w:pPr>
              <w:jc w:val="center"/>
              <w:rPr>
                <w:rFonts w:ascii="Arial" w:hAnsi="Arial" w:cs="Arial"/>
                <w:bCs/>
                <w:sz w:val="18"/>
                <w:szCs w:val="18"/>
                <w:lang w:eastAsia="en-US"/>
              </w:rPr>
            </w:pPr>
          </w:p>
        </w:tc>
        <w:tc>
          <w:tcPr>
            <w:tcW w:w="1170" w:type="dxa"/>
            <w:vAlign w:val="center"/>
          </w:tcPr>
          <w:p w14:paraId="65F25169" w14:textId="77777777" w:rsidR="0036277A" w:rsidRPr="00B60418" w:rsidRDefault="0036277A" w:rsidP="0036277A">
            <w:pPr>
              <w:jc w:val="center"/>
              <w:rPr>
                <w:rFonts w:ascii="Arial" w:hAnsi="Arial" w:cs="Arial"/>
                <w:bCs/>
                <w:sz w:val="18"/>
                <w:szCs w:val="18"/>
                <w:lang w:eastAsia="en-US"/>
              </w:rPr>
            </w:pPr>
          </w:p>
        </w:tc>
        <w:tc>
          <w:tcPr>
            <w:tcW w:w="990" w:type="dxa"/>
            <w:gridSpan w:val="2"/>
            <w:vAlign w:val="center"/>
          </w:tcPr>
          <w:p w14:paraId="1C2A16D8" w14:textId="77777777" w:rsidR="0036277A" w:rsidRPr="00B60418" w:rsidRDefault="0036277A" w:rsidP="0036277A">
            <w:pPr>
              <w:jc w:val="center"/>
              <w:rPr>
                <w:rFonts w:ascii="Arial" w:hAnsi="Arial" w:cs="Arial"/>
                <w:bCs/>
                <w:sz w:val="18"/>
                <w:szCs w:val="18"/>
                <w:lang w:eastAsia="en-US"/>
              </w:rPr>
            </w:pPr>
          </w:p>
        </w:tc>
        <w:tc>
          <w:tcPr>
            <w:tcW w:w="1266" w:type="dxa"/>
            <w:gridSpan w:val="2"/>
            <w:vAlign w:val="center"/>
          </w:tcPr>
          <w:p w14:paraId="15BB0CF3"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39DD10AB" w14:textId="77777777" w:rsidTr="00A12F46">
        <w:trPr>
          <w:cantSplit/>
          <w:trHeight w:val="710"/>
        </w:trPr>
        <w:tc>
          <w:tcPr>
            <w:tcW w:w="2221" w:type="dxa"/>
            <w:gridSpan w:val="3"/>
            <w:vAlign w:val="center"/>
          </w:tcPr>
          <w:p w14:paraId="65073041" w14:textId="77777777" w:rsidR="0036277A" w:rsidRPr="00B60418" w:rsidRDefault="0036277A" w:rsidP="0036277A">
            <w:pPr>
              <w:jc w:val="center"/>
              <w:rPr>
                <w:rFonts w:ascii="Arial" w:hAnsi="Arial" w:cs="Arial"/>
                <w:bCs/>
                <w:sz w:val="18"/>
                <w:szCs w:val="18"/>
                <w:lang w:eastAsia="en-US"/>
              </w:rPr>
            </w:pPr>
          </w:p>
        </w:tc>
        <w:tc>
          <w:tcPr>
            <w:tcW w:w="1094" w:type="dxa"/>
            <w:vAlign w:val="center"/>
          </w:tcPr>
          <w:p w14:paraId="5FD31337" w14:textId="77777777" w:rsidR="0036277A" w:rsidRPr="00B60418" w:rsidRDefault="0036277A" w:rsidP="0036277A">
            <w:pPr>
              <w:jc w:val="center"/>
              <w:rPr>
                <w:bCs/>
              </w:rPr>
            </w:pPr>
          </w:p>
        </w:tc>
        <w:tc>
          <w:tcPr>
            <w:tcW w:w="1792" w:type="dxa"/>
            <w:vAlign w:val="center"/>
          </w:tcPr>
          <w:p w14:paraId="3F950A82" w14:textId="77777777" w:rsidR="0036277A" w:rsidRPr="00B60418" w:rsidRDefault="0036277A" w:rsidP="0036277A">
            <w:pPr>
              <w:jc w:val="center"/>
              <w:rPr>
                <w:rFonts w:ascii="Arial" w:hAnsi="Arial" w:cs="Arial"/>
                <w:bCs/>
                <w:sz w:val="18"/>
                <w:szCs w:val="18"/>
                <w:lang w:eastAsia="en-US"/>
              </w:rPr>
            </w:pPr>
          </w:p>
        </w:tc>
        <w:tc>
          <w:tcPr>
            <w:tcW w:w="1270" w:type="dxa"/>
          </w:tcPr>
          <w:p w14:paraId="53C0FBC9" w14:textId="77777777" w:rsidR="0036277A" w:rsidRPr="00B60418" w:rsidRDefault="0036277A" w:rsidP="0036277A">
            <w:pPr>
              <w:jc w:val="center"/>
              <w:rPr>
                <w:rFonts w:ascii="Arial" w:hAnsi="Arial" w:cs="Arial"/>
                <w:bCs/>
                <w:sz w:val="18"/>
                <w:szCs w:val="18"/>
                <w:lang w:eastAsia="en-US"/>
              </w:rPr>
            </w:pPr>
          </w:p>
        </w:tc>
        <w:tc>
          <w:tcPr>
            <w:tcW w:w="1448" w:type="dxa"/>
            <w:gridSpan w:val="2"/>
            <w:vAlign w:val="center"/>
          </w:tcPr>
          <w:p w14:paraId="2D8830B4" w14:textId="77777777" w:rsidR="0036277A" w:rsidRPr="00B60418" w:rsidRDefault="0036277A" w:rsidP="0036277A">
            <w:pPr>
              <w:jc w:val="center"/>
              <w:rPr>
                <w:rFonts w:ascii="Arial" w:hAnsi="Arial" w:cs="Arial"/>
                <w:bCs/>
                <w:sz w:val="18"/>
                <w:szCs w:val="18"/>
                <w:lang w:eastAsia="en-US"/>
              </w:rPr>
            </w:pPr>
          </w:p>
        </w:tc>
        <w:tc>
          <w:tcPr>
            <w:tcW w:w="1350" w:type="dxa"/>
            <w:gridSpan w:val="2"/>
            <w:vAlign w:val="center"/>
          </w:tcPr>
          <w:p w14:paraId="5CC12555" w14:textId="77777777" w:rsidR="0036277A" w:rsidRPr="00B60418" w:rsidRDefault="0036277A" w:rsidP="0036277A">
            <w:pPr>
              <w:jc w:val="center"/>
              <w:rPr>
                <w:rFonts w:ascii="Arial" w:hAnsi="Arial" w:cs="Arial"/>
                <w:bCs/>
                <w:sz w:val="18"/>
                <w:szCs w:val="18"/>
                <w:lang w:eastAsia="en-US"/>
              </w:rPr>
            </w:pPr>
          </w:p>
        </w:tc>
        <w:tc>
          <w:tcPr>
            <w:tcW w:w="1056" w:type="dxa"/>
            <w:vAlign w:val="center"/>
          </w:tcPr>
          <w:p w14:paraId="78C213B4" w14:textId="77777777" w:rsidR="0036277A" w:rsidRPr="00B60418" w:rsidRDefault="0036277A" w:rsidP="0036277A">
            <w:pPr>
              <w:jc w:val="center"/>
              <w:rPr>
                <w:rFonts w:ascii="Arial" w:hAnsi="Arial" w:cs="Arial"/>
                <w:bCs/>
                <w:sz w:val="18"/>
                <w:szCs w:val="18"/>
                <w:lang w:eastAsia="en-US"/>
              </w:rPr>
            </w:pPr>
          </w:p>
        </w:tc>
        <w:tc>
          <w:tcPr>
            <w:tcW w:w="1374" w:type="dxa"/>
            <w:gridSpan w:val="2"/>
            <w:vAlign w:val="center"/>
          </w:tcPr>
          <w:p w14:paraId="487ADAD3" w14:textId="77777777" w:rsidR="0036277A" w:rsidRPr="00B60418" w:rsidRDefault="0036277A" w:rsidP="0036277A">
            <w:pPr>
              <w:jc w:val="center"/>
              <w:rPr>
                <w:rFonts w:ascii="Arial" w:hAnsi="Arial" w:cs="Arial"/>
                <w:bCs/>
                <w:sz w:val="18"/>
                <w:szCs w:val="18"/>
                <w:lang w:eastAsia="en-US"/>
              </w:rPr>
            </w:pPr>
          </w:p>
        </w:tc>
        <w:tc>
          <w:tcPr>
            <w:tcW w:w="1170" w:type="dxa"/>
            <w:gridSpan w:val="2"/>
            <w:vAlign w:val="center"/>
          </w:tcPr>
          <w:p w14:paraId="2C29A300" w14:textId="77777777" w:rsidR="0036277A" w:rsidRPr="00B60418" w:rsidRDefault="0036277A" w:rsidP="0036277A">
            <w:pPr>
              <w:jc w:val="center"/>
              <w:rPr>
                <w:rFonts w:ascii="Arial" w:hAnsi="Arial" w:cs="Arial"/>
                <w:bCs/>
                <w:sz w:val="18"/>
                <w:szCs w:val="18"/>
                <w:lang w:eastAsia="en-US"/>
              </w:rPr>
            </w:pPr>
          </w:p>
        </w:tc>
        <w:tc>
          <w:tcPr>
            <w:tcW w:w="1170" w:type="dxa"/>
            <w:vAlign w:val="center"/>
          </w:tcPr>
          <w:p w14:paraId="545F0260" w14:textId="77777777" w:rsidR="0036277A" w:rsidRPr="00B60418" w:rsidRDefault="0036277A" w:rsidP="0036277A">
            <w:pPr>
              <w:jc w:val="center"/>
              <w:rPr>
                <w:rFonts w:ascii="Arial" w:hAnsi="Arial" w:cs="Arial"/>
                <w:bCs/>
                <w:sz w:val="18"/>
                <w:szCs w:val="18"/>
                <w:lang w:eastAsia="en-US"/>
              </w:rPr>
            </w:pPr>
          </w:p>
        </w:tc>
        <w:tc>
          <w:tcPr>
            <w:tcW w:w="990" w:type="dxa"/>
            <w:gridSpan w:val="2"/>
            <w:vAlign w:val="center"/>
          </w:tcPr>
          <w:p w14:paraId="5BEB12BC" w14:textId="77777777" w:rsidR="0036277A" w:rsidRPr="00B60418" w:rsidRDefault="0036277A" w:rsidP="0036277A">
            <w:pPr>
              <w:jc w:val="center"/>
              <w:rPr>
                <w:rFonts w:ascii="Arial" w:hAnsi="Arial" w:cs="Arial"/>
                <w:bCs/>
                <w:sz w:val="18"/>
                <w:szCs w:val="18"/>
                <w:lang w:eastAsia="en-US"/>
              </w:rPr>
            </w:pPr>
          </w:p>
        </w:tc>
        <w:tc>
          <w:tcPr>
            <w:tcW w:w="1266" w:type="dxa"/>
            <w:gridSpan w:val="2"/>
            <w:vAlign w:val="center"/>
          </w:tcPr>
          <w:p w14:paraId="643AABC8"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67928E31" w14:textId="77777777" w:rsidTr="00A12F46">
        <w:trPr>
          <w:cantSplit/>
          <w:trHeight w:val="710"/>
        </w:trPr>
        <w:tc>
          <w:tcPr>
            <w:tcW w:w="2221" w:type="dxa"/>
            <w:gridSpan w:val="3"/>
            <w:vAlign w:val="center"/>
          </w:tcPr>
          <w:p w14:paraId="70D53102" w14:textId="77777777" w:rsidR="0036277A" w:rsidRPr="00B60418" w:rsidRDefault="0036277A" w:rsidP="0036277A">
            <w:pPr>
              <w:jc w:val="center"/>
              <w:rPr>
                <w:rFonts w:ascii="Arial" w:hAnsi="Arial" w:cs="Arial"/>
                <w:bCs/>
                <w:sz w:val="18"/>
                <w:szCs w:val="18"/>
                <w:lang w:eastAsia="en-US"/>
              </w:rPr>
            </w:pPr>
          </w:p>
        </w:tc>
        <w:tc>
          <w:tcPr>
            <w:tcW w:w="1094" w:type="dxa"/>
            <w:vAlign w:val="center"/>
          </w:tcPr>
          <w:p w14:paraId="3DC5FF1B" w14:textId="77777777" w:rsidR="0036277A" w:rsidRPr="00B60418" w:rsidRDefault="0036277A" w:rsidP="0036277A">
            <w:pPr>
              <w:jc w:val="center"/>
              <w:rPr>
                <w:bCs/>
              </w:rPr>
            </w:pPr>
          </w:p>
        </w:tc>
        <w:tc>
          <w:tcPr>
            <w:tcW w:w="1792" w:type="dxa"/>
            <w:vAlign w:val="center"/>
          </w:tcPr>
          <w:p w14:paraId="6FD87F81" w14:textId="77777777" w:rsidR="0036277A" w:rsidRPr="00B60418" w:rsidRDefault="0036277A" w:rsidP="0036277A">
            <w:pPr>
              <w:jc w:val="center"/>
              <w:rPr>
                <w:rFonts w:ascii="Arial" w:hAnsi="Arial" w:cs="Arial"/>
                <w:bCs/>
                <w:sz w:val="18"/>
                <w:szCs w:val="18"/>
                <w:lang w:eastAsia="en-US"/>
              </w:rPr>
            </w:pPr>
          </w:p>
        </w:tc>
        <w:tc>
          <w:tcPr>
            <w:tcW w:w="1270" w:type="dxa"/>
          </w:tcPr>
          <w:p w14:paraId="5FA069C1" w14:textId="77777777" w:rsidR="0036277A" w:rsidRPr="00B60418" w:rsidRDefault="0036277A" w:rsidP="0036277A">
            <w:pPr>
              <w:jc w:val="center"/>
              <w:rPr>
                <w:rFonts w:ascii="Arial" w:hAnsi="Arial" w:cs="Arial"/>
                <w:bCs/>
                <w:sz w:val="18"/>
                <w:szCs w:val="18"/>
                <w:lang w:eastAsia="en-US"/>
              </w:rPr>
            </w:pPr>
          </w:p>
        </w:tc>
        <w:tc>
          <w:tcPr>
            <w:tcW w:w="1448" w:type="dxa"/>
            <w:gridSpan w:val="2"/>
            <w:vAlign w:val="center"/>
          </w:tcPr>
          <w:p w14:paraId="2805EE8D" w14:textId="77777777" w:rsidR="0036277A" w:rsidRPr="00B60418" w:rsidRDefault="0036277A" w:rsidP="0036277A">
            <w:pPr>
              <w:jc w:val="center"/>
              <w:rPr>
                <w:rFonts w:ascii="Arial" w:hAnsi="Arial" w:cs="Arial"/>
                <w:bCs/>
                <w:sz w:val="18"/>
                <w:szCs w:val="18"/>
                <w:lang w:eastAsia="en-US"/>
              </w:rPr>
            </w:pPr>
          </w:p>
        </w:tc>
        <w:tc>
          <w:tcPr>
            <w:tcW w:w="1350" w:type="dxa"/>
            <w:gridSpan w:val="2"/>
            <w:vAlign w:val="center"/>
          </w:tcPr>
          <w:p w14:paraId="069D5E1C" w14:textId="77777777" w:rsidR="0036277A" w:rsidRPr="00B60418" w:rsidRDefault="0036277A" w:rsidP="0036277A">
            <w:pPr>
              <w:jc w:val="center"/>
              <w:rPr>
                <w:rFonts w:ascii="Arial" w:hAnsi="Arial" w:cs="Arial"/>
                <w:bCs/>
                <w:sz w:val="18"/>
                <w:szCs w:val="18"/>
                <w:lang w:eastAsia="en-US"/>
              </w:rPr>
            </w:pPr>
          </w:p>
        </w:tc>
        <w:tc>
          <w:tcPr>
            <w:tcW w:w="1056" w:type="dxa"/>
            <w:vAlign w:val="center"/>
          </w:tcPr>
          <w:p w14:paraId="5E300534" w14:textId="77777777" w:rsidR="0036277A" w:rsidRPr="00B60418" w:rsidRDefault="0036277A" w:rsidP="0036277A">
            <w:pPr>
              <w:jc w:val="center"/>
              <w:rPr>
                <w:rFonts w:ascii="Arial" w:hAnsi="Arial" w:cs="Arial"/>
                <w:bCs/>
                <w:sz w:val="18"/>
                <w:szCs w:val="18"/>
                <w:lang w:eastAsia="en-US"/>
              </w:rPr>
            </w:pPr>
          </w:p>
        </w:tc>
        <w:tc>
          <w:tcPr>
            <w:tcW w:w="1374" w:type="dxa"/>
            <w:gridSpan w:val="2"/>
            <w:vAlign w:val="center"/>
          </w:tcPr>
          <w:p w14:paraId="73447C19" w14:textId="77777777" w:rsidR="0036277A" w:rsidRPr="00B60418" w:rsidRDefault="0036277A" w:rsidP="0036277A">
            <w:pPr>
              <w:jc w:val="center"/>
              <w:rPr>
                <w:rFonts w:ascii="Arial" w:hAnsi="Arial" w:cs="Arial"/>
                <w:bCs/>
                <w:sz w:val="18"/>
                <w:szCs w:val="18"/>
                <w:lang w:eastAsia="en-US"/>
              </w:rPr>
            </w:pPr>
          </w:p>
        </w:tc>
        <w:tc>
          <w:tcPr>
            <w:tcW w:w="1170" w:type="dxa"/>
            <w:gridSpan w:val="2"/>
            <w:vAlign w:val="center"/>
          </w:tcPr>
          <w:p w14:paraId="2559AD9D" w14:textId="77777777" w:rsidR="0036277A" w:rsidRPr="00B60418" w:rsidRDefault="0036277A" w:rsidP="0036277A">
            <w:pPr>
              <w:jc w:val="center"/>
              <w:rPr>
                <w:rFonts w:ascii="Arial" w:hAnsi="Arial" w:cs="Arial"/>
                <w:bCs/>
                <w:sz w:val="18"/>
                <w:szCs w:val="18"/>
                <w:lang w:eastAsia="en-US"/>
              </w:rPr>
            </w:pPr>
          </w:p>
        </w:tc>
        <w:tc>
          <w:tcPr>
            <w:tcW w:w="1170" w:type="dxa"/>
            <w:vAlign w:val="center"/>
          </w:tcPr>
          <w:p w14:paraId="7C66347A" w14:textId="77777777" w:rsidR="0036277A" w:rsidRPr="00B60418" w:rsidRDefault="0036277A" w:rsidP="0036277A">
            <w:pPr>
              <w:jc w:val="center"/>
              <w:rPr>
                <w:rFonts w:ascii="Arial" w:hAnsi="Arial" w:cs="Arial"/>
                <w:bCs/>
                <w:sz w:val="18"/>
                <w:szCs w:val="18"/>
                <w:lang w:eastAsia="en-US"/>
              </w:rPr>
            </w:pPr>
          </w:p>
        </w:tc>
        <w:tc>
          <w:tcPr>
            <w:tcW w:w="990" w:type="dxa"/>
            <w:gridSpan w:val="2"/>
            <w:vAlign w:val="center"/>
          </w:tcPr>
          <w:p w14:paraId="77F8215B" w14:textId="77777777" w:rsidR="0036277A" w:rsidRPr="00B60418" w:rsidRDefault="0036277A" w:rsidP="0036277A">
            <w:pPr>
              <w:jc w:val="center"/>
              <w:rPr>
                <w:rFonts w:ascii="Arial" w:hAnsi="Arial" w:cs="Arial"/>
                <w:bCs/>
                <w:sz w:val="18"/>
                <w:szCs w:val="18"/>
                <w:lang w:eastAsia="en-US"/>
              </w:rPr>
            </w:pPr>
          </w:p>
        </w:tc>
        <w:tc>
          <w:tcPr>
            <w:tcW w:w="1266" w:type="dxa"/>
            <w:gridSpan w:val="2"/>
            <w:vAlign w:val="center"/>
          </w:tcPr>
          <w:p w14:paraId="052495C6"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4B153CEF" w14:textId="77777777" w:rsidTr="00A12F46">
        <w:trPr>
          <w:cantSplit/>
          <w:trHeight w:val="611"/>
        </w:trPr>
        <w:tc>
          <w:tcPr>
            <w:tcW w:w="2221" w:type="dxa"/>
            <w:gridSpan w:val="3"/>
            <w:tcBorders>
              <w:bottom w:val="single" w:sz="4" w:space="0" w:color="auto"/>
            </w:tcBorders>
            <w:vAlign w:val="center"/>
          </w:tcPr>
          <w:p w14:paraId="7C65CFA7" w14:textId="77777777" w:rsidR="0036277A" w:rsidRPr="00B60418" w:rsidRDefault="0036277A" w:rsidP="0036277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8DC4269" w14:textId="77777777" w:rsidR="0036277A" w:rsidRPr="00B60418" w:rsidRDefault="0036277A" w:rsidP="0036277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4ECA303" w14:textId="77777777" w:rsidR="0036277A" w:rsidRPr="00B60418" w:rsidRDefault="0036277A" w:rsidP="0036277A">
            <w:pPr>
              <w:jc w:val="center"/>
              <w:rPr>
                <w:rFonts w:ascii="Arial" w:hAnsi="Arial" w:cs="Arial"/>
                <w:bCs/>
                <w:sz w:val="18"/>
                <w:szCs w:val="18"/>
                <w:lang w:val="en-US"/>
              </w:rPr>
            </w:pPr>
          </w:p>
        </w:tc>
        <w:tc>
          <w:tcPr>
            <w:tcW w:w="1270" w:type="dxa"/>
            <w:tcBorders>
              <w:bottom w:val="single" w:sz="4" w:space="0" w:color="auto"/>
            </w:tcBorders>
          </w:tcPr>
          <w:p w14:paraId="6536A75E" w14:textId="77777777" w:rsidR="0036277A" w:rsidRPr="00B60418" w:rsidRDefault="0036277A" w:rsidP="0036277A">
            <w:pPr>
              <w:jc w:val="center"/>
              <w:rPr>
                <w:rFonts w:ascii="Arial" w:hAnsi="Arial" w:cs="Arial"/>
                <w:bCs/>
                <w:sz w:val="18"/>
                <w:szCs w:val="18"/>
                <w:lang w:val="en-US"/>
              </w:rPr>
            </w:pPr>
          </w:p>
        </w:tc>
        <w:tc>
          <w:tcPr>
            <w:tcW w:w="1448" w:type="dxa"/>
            <w:gridSpan w:val="2"/>
            <w:tcBorders>
              <w:bottom w:val="single" w:sz="4" w:space="0" w:color="auto"/>
            </w:tcBorders>
            <w:vAlign w:val="center"/>
          </w:tcPr>
          <w:p w14:paraId="7CBFB5F5" w14:textId="77777777" w:rsidR="0036277A" w:rsidRPr="00B60418" w:rsidRDefault="0036277A" w:rsidP="0036277A">
            <w:pPr>
              <w:jc w:val="center"/>
              <w:rPr>
                <w:rFonts w:ascii="Arial" w:hAnsi="Arial" w:cs="Arial"/>
                <w:bCs/>
                <w:sz w:val="18"/>
                <w:szCs w:val="18"/>
                <w:lang w:val="en-US"/>
              </w:rPr>
            </w:pPr>
          </w:p>
        </w:tc>
        <w:tc>
          <w:tcPr>
            <w:tcW w:w="1350" w:type="dxa"/>
            <w:gridSpan w:val="2"/>
            <w:tcBorders>
              <w:bottom w:val="single" w:sz="4" w:space="0" w:color="auto"/>
            </w:tcBorders>
            <w:vAlign w:val="center"/>
          </w:tcPr>
          <w:p w14:paraId="61B47F06" w14:textId="77777777" w:rsidR="0036277A" w:rsidRPr="00B60418" w:rsidRDefault="0036277A" w:rsidP="0036277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479EF4E" w14:textId="77777777" w:rsidR="0036277A" w:rsidRPr="00B60418" w:rsidRDefault="0036277A" w:rsidP="0036277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4DE7348" w14:textId="77777777" w:rsidR="0036277A" w:rsidRPr="00B60418" w:rsidRDefault="0036277A" w:rsidP="0036277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4F952DE" w14:textId="77777777" w:rsidR="0036277A" w:rsidRPr="00B60418" w:rsidRDefault="0036277A" w:rsidP="0036277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BECF3F3" w14:textId="77777777" w:rsidR="0036277A" w:rsidRPr="00B60418" w:rsidRDefault="0036277A" w:rsidP="0036277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C57A14B" w14:textId="77777777" w:rsidR="0036277A" w:rsidRPr="00B60418" w:rsidRDefault="0036277A" w:rsidP="0036277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8D3A95D"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1FC60438" w14:textId="77777777" w:rsidTr="00A12F46">
        <w:trPr>
          <w:cantSplit/>
          <w:trHeight w:val="611"/>
        </w:trPr>
        <w:tc>
          <w:tcPr>
            <w:tcW w:w="2221" w:type="dxa"/>
            <w:gridSpan w:val="3"/>
            <w:tcBorders>
              <w:bottom w:val="single" w:sz="4" w:space="0" w:color="auto"/>
            </w:tcBorders>
            <w:vAlign w:val="center"/>
          </w:tcPr>
          <w:p w14:paraId="08CF8919" w14:textId="77777777" w:rsidR="0036277A" w:rsidRPr="00B60418" w:rsidRDefault="0036277A" w:rsidP="0036277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CCB499E" w14:textId="77777777" w:rsidR="0036277A" w:rsidRPr="00B60418" w:rsidRDefault="0036277A" w:rsidP="0036277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DD3FB74" w14:textId="77777777" w:rsidR="0036277A" w:rsidRPr="00B60418" w:rsidRDefault="0036277A" w:rsidP="0036277A">
            <w:pPr>
              <w:jc w:val="center"/>
              <w:rPr>
                <w:rFonts w:ascii="Arial" w:hAnsi="Arial" w:cs="Arial"/>
                <w:bCs/>
                <w:sz w:val="18"/>
                <w:szCs w:val="18"/>
                <w:lang w:val="en-US"/>
              </w:rPr>
            </w:pPr>
          </w:p>
        </w:tc>
        <w:tc>
          <w:tcPr>
            <w:tcW w:w="1270" w:type="dxa"/>
            <w:tcBorders>
              <w:bottom w:val="single" w:sz="4" w:space="0" w:color="auto"/>
            </w:tcBorders>
          </w:tcPr>
          <w:p w14:paraId="08626ECE" w14:textId="77777777" w:rsidR="0036277A" w:rsidRPr="00B60418" w:rsidRDefault="0036277A" w:rsidP="0036277A">
            <w:pPr>
              <w:jc w:val="center"/>
              <w:rPr>
                <w:rFonts w:ascii="Arial" w:hAnsi="Arial" w:cs="Arial"/>
                <w:bCs/>
                <w:sz w:val="18"/>
                <w:szCs w:val="18"/>
                <w:lang w:val="en-US"/>
              </w:rPr>
            </w:pPr>
          </w:p>
        </w:tc>
        <w:tc>
          <w:tcPr>
            <w:tcW w:w="1448" w:type="dxa"/>
            <w:gridSpan w:val="2"/>
            <w:tcBorders>
              <w:bottom w:val="single" w:sz="4" w:space="0" w:color="auto"/>
            </w:tcBorders>
            <w:vAlign w:val="center"/>
          </w:tcPr>
          <w:p w14:paraId="43418A43" w14:textId="77777777" w:rsidR="0036277A" w:rsidRPr="00B60418" w:rsidRDefault="0036277A" w:rsidP="0036277A">
            <w:pPr>
              <w:jc w:val="center"/>
              <w:rPr>
                <w:rFonts w:ascii="Arial" w:hAnsi="Arial" w:cs="Arial"/>
                <w:bCs/>
                <w:sz w:val="18"/>
                <w:szCs w:val="18"/>
                <w:lang w:val="en-US"/>
              </w:rPr>
            </w:pPr>
          </w:p>
        </w:tc>
        <w:tc>
          <w:tcPr>
            <w:tcW w:w="1350" w:type="dxa"/>
            <w:gridSpan w:val="2"/>
            <w:tcBorders>
              <w:bottom w:val="single" w:sz="4" w:space="0" w:color="auto"/>
            </w:tcBorders>
            <w:vAlign w:val="center"/>
          </w:tcPr>
          <w:p w14:paraId="4461F35F" w14:textId="77777777" w:rsidR="0036277A" w:rsidRPr="00B60418" w:rsidRDefault="0036277A" w:rsidP="0036277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CC264D7" w14:textId="77777777" w:rsidR="0036277A" w:rsidRPr="00B60418" w:rsidRDefault="0036277A" w:rsidP="0036277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8A38A6F" w14:textId="77777777" w:rsidR="0036277A" w:rsidRPr="00B60418" w:rsidRDefault="0036277A" w:rsidP="0036277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502A7C1" w14:textId="77777777" w:rsidR="0036277A" w:rsidRPr="00B60418" w:rsidRDefault="0036277A" w:rsidP="0036277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1EA7261" w14:textId="77777777" w:rsidR="0036277A" w:rsidRPr="00B60418" w:rsidRDefault="0036277A" w:rsidP="0036277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A32AFDA" w14:textId="77777777" w:rsidR="0036277A" w:rsidRPr="00B60418" w:rsidRDefault="0036277A" w:rsidP="0036277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5913C60"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531760F7" w14:textId="77777777" w:rsidTr="00A12F46">
        <w:trPr>
          <w:cantSplit/>
        </w:trPr>
        <w:tc>
          <w:tcPr>
            <w:tcW w:w="2221" w:type="dxa"/>
            <w:gridSpan w:val="3"/>
            <w:tcBorders>
              <w:bottom w:val="single" w:sz="4" w:space="0" w:color="auto"/>
            </w:tcBorders>
            <w:vAlign w:val="center"/>
          </w:tcPr>
          <w:p w14:paraId="0A9CADEA" w14:textId="77777777" w:rsidR="0036277A" w:rsidRDefault="0036277A" w:rsidP="0036277A">
            <w:pPr>
              <w:spacing w:before="60" w:after="60"/>
              <w:jc w:val="center"/>
              <w:rPr>
                <w:rFonts w:ascii="Arial" w:hAnsi="Arial" w:cs="Arial"/>
                <w:bCs/>
                <w:sz w:val="18"/>
                <w:szCs w:val="18"/>
                <w:lang w:val="en-US"/>
              </w:rPr>
            </w:pPr>
          </w:p>
          <w:p w14:paraId="37C8AE1E" w14:textId="77777777" w:rsidR="0036277A" w:rsidRDefault="0036277A" w:rsidP="0036277A">
            <w:pPr>
              <w:spacing w:before="60" w:after="60"/>
              <w:jc w:val="center"/>
              <w:rPr>
                <w:rFonts w:ascii="Arial" w:hAnsi="Arial" w:cs="Arial"/>
                <w:bCs/>
                <w:sz w:val="18"/>
                <w:szCs w:val="18"/>
                <w:lang w:val="en-US"/>
              </w:rPr>
            </w:pPr>
          </w:p>
          <w:p w14:paraId="28CC9303" w14:textId="77777777" w:rsidR="0036277A" w:rsidRPr="00B60418" w:rsidRDefault="0036277A" w:rsidP="0036277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B3092F6" w14:textId="77777777" w:rsidR="0036277A" w:rsidRPr="00B60418" w:rsidRDefault="0036277A" w:rsidP="0036277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182BC0A" w14:textId="77777777" w:rsidR="0036277A" w:rsidRPr="00B60418" w:rsidRDefault="0036277A" w:rsidP="0036277A">
            <w:pPr>
              <w:jc w:val="center"/>
              <w:rPr>
                <w:rFonts w:ascii="Arial" w:hAnsi="Arial" w:cs="Arial"/>
                <w:bCs/>
                <w:sz w:val="18"/>
                <w:szCs w:val="18"/>
                <w:lang w:val="en-US"/>
              </w:rPr>
            </w:pPr>
          </w:p>
        </w:tc>
        <w:tc>
          <w:tcPr>
            <w:tcW w:w="1270" w:type="dxa"/>
            <w:tcBorders>
              <w:bottom w:val="single" w:sz="4" w:space="0" w:color="auto"/>
            </w:tcBorders>
          </w:tcPr>
          <w:p w14:paraId="2F7488DA" w14:textId="77777777" w:rsidR="0036277A" w:rsidRPr="00B60418" w:rsidRDefault="0036277A" w:rsidP="0036277A">
            <w:pPr>
              <w:jc w:val="center"/>
              <w:rPr>
                <w:rFonts w:ascii="Arial" w:hAnsi="Arial" w:cs="Arial"/>
                <w:bCs/>
                <w:sz w:val="18"/>
                <w:szCs w:val="18"/>
                <w:lang w:val="en-US"/>
              </w:rPr>
            </w:pPr>
          </w:p>
        </w:tc>
        <w:tc>
          <w:tcPr>
            <w:tcW w:w="1448" w:type="dxa"/>
            <w:gridSpan w:val="2"/>
            <w:tcBorders>
              <w:bottom w:val="single" w:sz="4" w:space="0" w:color="auto"/>
            </w:tcBorders>
            <w:vAlign w:val="center"/>
          </w:tcPr>
          <w:p w14:paraId="24B2D609" w14:textId="77777777" w:rsidR="0036277A" w:rsidRPr="00B60418" w:rsidRDefault="0036277A" w:rsidP="0036277A">
            <w:pPr>
              <w:jc w:val="center"/>
              <w:rPr>
                <w:rFonts w:ascii="Arial" w:hAnsi="Arial" w:cs="Arial"/>
                <w:bCs/>
                <w:sz w:val="18"/>
                <w:szCs w:val="18"/>
                <w:lang w:val="en-US"/>
              </w:rPr>
            </w:pPr>
          </w:p>
        </w:tc>
        <w:tc>
          <w:tcPr>
            <w:tcW w:w="1350" w:type="dxa"/>
            <w:gridSpan w:val="2"/>
            <w:tcBorders>
              <w:bottom w:val="single" w:sz="4" w:space="0" w:color="auto"/>
            </w:tcBorders>
            <w:vAlign w:val="center"/>
          </w:tcPr>
          <w:p w14:paraId="7BC9CBA4" w14:textId="77777777" w:rsidR="0036277A" w:rsidRPr="00B60418" w:rsidRDefault="0036277A" w:rsidP="0036277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7965183" w14:textId="77777777" w:rsidR="0036277A" w:rsidRPr="00B60418" w:rsidRDefault="0036277A" w:rsidP="0036277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CC1B6AE" w14:textId="77777777" w:rsidR="0036277A" w:rsidRPr="00B60418" w:rsidRDefault="0036277A" w:rsidP="0036277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E89EB82" w14:textId="77777777" w:rsidR="0036277A" w:rsidRPr="00B60418" w:rsidRDefault="0036277A" w:rsidP="0036277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C1C99D8" w14:textId="77777777" w:rsidR="0036277A" w:rsidRPr="00B60418" w:rsidRDefault="0036277A" w:rsidP="0036277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046AF1C" w14:textId="77777777" w:rsidR="0036277A" w:rsidRPr="00B60418" w:rsidRDefault="0036277A" w:rsidP="0036277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2B8B57E" w14:textId="77777777" w:rsidR="0036277A" w:rsidRPr="00B60418" w:rsidRDefault="0036277A" w:rsidP="0036277A">
            <w:pPr>
              <w:spacing w:before="60" w:after="60"/>
              <w:jc w:val="center"/>
              <w:rPr>
                <w:rFonts w:ascii="Arial" w:hAnsi="Arial" w:cs="Arial"/>
                <w:bCs/>
                <w:sz w:val="18"/>
                <w:szCs w:val="18"/>
                <w:lang w:val="en-US"/>
              </w:rPr>
            </w:pPr>
          </w:p>
        </w:tc>
      </w:tr>
      <w:tr w:rsidR="0036277A" w:rsidRPr="00B60418" w14:paraId="00E9AB7E" w14:textId="77777777" w:rsidTr="00282A54">
        <w:trPr>
          <w:gridAfter w:val="1"/>
          <w:wAfter w:w="90" w:type="dxa"/>
          <w:cantSplit/>
        </w:trPr>
        <w:tc>
          <w:tcPr>
            <w:tcW w:w="16111" w:type="dxa"/>
            <w:gridSpan w:val="19"/>
            <w:shd w:val="clear" w:color="auto" w:fill="D9D9D9"/>
          </w:tcPr>
          <w:p w14:paraId="42EFB46E" w14:textId="77777777" w:rsidR="0036277A" w:rsidRPr="00B60418" w:rsidRDefault="0036277A" w:rsidP="0036277A">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36277A" w:rsidRPr="00B60418" w14:paraId="67058428" w14:textId="77777777" w:rsidTr="00184670">
        <w:trPr>
          <w:gridAfter w:val="1"/>
          <w:wAfter w:w="90" w:type="dxa"/>
          <w:cantSplit/>
          <w:trHeight w:val="368"/>
        </w:trPr>
        <w:tc>
          <w:tcPr>
            <w:tcW w:w="1037" w:type="dxa"/>
            <w:shd w:val="clear" w:color="auto" w:fill="F2F2F2"/>
          </w:tcPr>
          <w:p w14:paraId="1F64B7D9" w14:textId="77777777" w:rsidR="0036277A" w:rsidRPr="00B60418" w:rsidRDefault="0036277A" w:rsidP="0036277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75EDC6B6" w14:textId="77777777" w:rsidR="0036277A" w:rsidRPr="001A1B12" w:rsidRDefault="0036277A" w:rsidP="0036277A">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3DED3961" w14:textId="77777777" w:rsidR="0036277A" w:rsidRPr="00B60418" w:rsidRDefault="0036277A" w:rsidP="0036277A">
            <w:pPr>
              <w:spacing w:before="40" w:after="40"/>
              <w:jc w:val="center"/>
              <w:rPr>
                <w:rFonts w:ascii="Arial" w:hAnsi="Arial"/>
                <w:lang w:val="en-US"/>
              </w:rPr>
            </w:pPr>
          </w:p>
        </w:tc>
        <w:bookmarkEnd w:id="1"/>
        <w:tc>
          <w:tcPr>
            <w:tcW w:w="2386" w:type="dxa"/>
            <w:gridSpan w:val="2"/>
            <w:shd w:val="clear" w:color="auto" w:fill="F2F2F2"/>
            <w:vAlign w:val="center"/>
          </w:tcPr>
          <w:p w14:paraId="50BF06D8" w14:textId="77777777" w:rsidR="0036277A" w:rsidRPr="00B60418" w:rsidRDefault="0036277A" w:rsidP="0036277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4B7666AF" w14:textId="77777777" w:rsidR="0036277A" w:rsidRPr="00B60418" w:rsidRDefault="0036277A" w:rsidP="0036277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184E15BA" w14:textId="77777777" w:rsidR="0036277A" w:rsidRPr="00B60418" w:rsidRDefault="0036277A" w:rsidP="0036277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6A4455C" w14:textId="77777777" w:rsidR="0036277A" w:rsidRPr="00B60418" w:rsidRDefault="0036277A" w:rsidP="0036277A">
            <w:pPr>
              <w:spacing w:before="40" w:after="40"/>
              <w:jc w:val="center"/>
              <w:rPr>
                <w:rFonts w:ascii="Arial" w:hAnsi="Arial"/>
                <w:lang w:val="en-US"/>
              </w:rPr>
            </w:pPr>
            <w:r w:rsidRPr="001A1B12">
              <w:rPr>
                <w:rFonts w:ascii="Arial" w:hAnsi="Arial" w:cs="Arial"/>
                <w:b/>
                <w:sz w:val="22"/>
                <w:szCs w:val="22"/>
              </w:rPr>
              <w:t xml:space="preserve">EMAIL </w:t>
            </w:r>
          </w:p>
        </w:tc>
      </w:tr>
      <w:tr w:rsidR="0036277A" w:rsidRPr="00B60418" w14:paraId="2F38FB45" w14:textId="77777777" w:rsidTr="00184670">
        <w:trPr>
          <w:gridAfter w:val="1"/>
          <w:wAfter w:w="90" w:type="dxa"/>
          <w:cantSplit/>
        </w:trPr>
        <w:tc>
          <w:tcPr>
            <w:tcW w:w="1037" w:type="dxa"/>
            <w:shd w:val="clear" w:color="auto" w:fill="FFFFFF"/>
          </w:tcPr>
          <w:p w14:paraId="59ABD30A" w14:textId="77777777" w:rsidR="0036277A" w:rsidRPr="00B60418" w:rsidRDefault="0036277A" w:rsidP="0036277A">
            <w:pPr>
              <w:spacing w:before="60" w:after="60"/>
              <w:rPr>
                <w:rFonts w:ascii="Arial" w:hAnsi="Arial"/>
                <w:b/>
                <w:bCs/>
                <w:lang w:val="en-US"/>
              </w:rPr>
            </w:pPr>
          </w:p>
        </w:tc>
        <w:tc>
          <w:tcPr>
            <w:tcW w:w="5348" w:type="dxa"/>
            <w:gridSpan w:val="6"/>
            <w:shd w:val="clear" w:color="auto" w:fill="FFFFFF"/>
            <w:vAlign w:val="center"/>
          </w:tcPr>
          <w:p w14:paraId="2FCBFEAD" w14:textId="77777777" w:rsidR="0036277A" w:rsidRPr="00B60418" w:rsidRDefault="0036277A" w:rsidP="0036277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FF5F6BC" w14:textId="77777777" w:rsidR="0036277A" w:rsidRPr="00B60418" w:rsidRDefault="0036277A" w:rsidP="0036277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A075380" w14:textId="77777777" w:rsidR="0036277A" w:rsidRPr="00B60418" w:rsidRDefault="0036277A" w:rsidP="0036277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61B4118" w14:textId="77777777" w:rsidR="0036277A" w:rsidRPr="00B60418" w:rsidRDefault="0036277A" w:rsidP="0036277A">
            <w:pPr>
              <w:spacing w:before="60" w:after="60"/>
              <w:rPr>
                <w:rFonts w:ascii="Arial" w:hAnsi="Arial"/>
                <w:b/>
                <w:bCs/>
                <w:lang w:val="en-US"/>
              </w:rPr>
            </w:pPr>
          </w:p>
        </w:tc>
        <w:tc>
          <w:tcPr>
            <w:tcW w:w="3615" w:type="dxa"/>
            <w:gridSpan w:val="5"/>
            <w:shd w:val="clear" w:color="auto" w:fill="FFFFFF"/>
            <w:vAlign w:val="center"/>
          </w:tcPr>
          <w:p w14:paraId="3E9D2FA1" w14:textId="77777777" w:rsidR="0036277A" w:rsidRPr="00B60418" w:rsidRDefault="0036277A" w:rsidP="0036277A">
            <w:pPr>
              <w:spacing w:before="60" w:after="60"/>
              <w:rPr>
                <w:rFonts w:ascii="Arial" w:hAnsi="Arial"/>
                <w:b/>
                <w:bCs/>
                <w:lang w:val="en-US"/>
              </w:rPr>
            </w:pPr>
          </w:p>
        </w:tc>
      </w:tr>
      <w:tr w:rsidR="0036277A" w:rsidRPr="00B60418" w14:paraId="48F966D4" w14:textId="77777777" w:rsidTr="00184670">
        <w:trPr>
          <w:gridAfter w:val="1"/>
          <w:wAfter w:w="90" w:type="dxa"/>
          <w:cantSplit/>
        </w:trPr>
        <w:tc>
          <w:tcPr>
            <w:tcW w:w="1037" w:type="dxa"/>
            <w:shd w:val="clear" w:color="auto" w:fill="FFFFFF"/>
          </w:tcPr>
          <w:p w14:paraId="380C605B" w14:textId="77777777" w:rsidR="0036277A" w:rsidRPr="00B60418" w:rsidRDefault="0036277A" w:rsidP="0036277A">
            <w:pPr>
              <w:spacing w:before="60" w:after="60"/>
              <w:rPr>
                <w:rFonts w:ascii="Arial" w:hAnsi="Arial"/>
                <w:b/>
                <w:bCs/>
                <w:lang w:val="en-US"/>
              </w:rPr>
            </w:pPr>
          </w:p>
        </w:tc>
        <w:tc>
          <w:tcPr>
            <w:tcW w:w="5348" w:type="dxa"/>
            <w:gridSpan w:val="6"/>
            <w:shd w:val="clear" w:color="auto" w:fill="FFFFFF"/>
            <w:vAlign w:val="center"/>
          </w:tcPr>
          <w:p w14:paraId="4DD9582D" w14:textId="77777777" w:rsidR="0036277A" w:rsidRPr="00B60418" w:rsidRDefault="0036277A" w:rsidP="0036277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6189D60" w14:textId="77777777" w:rsidR="0036277A" w:rsidRPr="00B60418" w:rsidRDefault="0036277A" w:rsidP="0036277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95A3C5A" w14:textId="77777777" w:rsidR="0036277A" w:rsidRPr="00B60418" w:rsidRDefault="0036277A" w:rsidP="0036277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5C9FF52" w14:textId="77777777" w:rsidR="0036277A" w:rsidRPr="00B60418" w:rsidRDefault="0036277A" w:rsidP="0036277A">
            <w:pPr>
              <w:spacing w:before="60" w:after="60"/>
              <w:rPr>
                <w:rFonts w:ascii="Arial" w:hAnsi="Arial"/>
                <w:b/>
                <w:bCs/>
                <w:lang w:val="en-US"/>
              </w:rPr>
            </w:pPr>
          </w:p>
        </w:tc>
        <w:tc>
          <w:tcPr>
            <w:tcW w:w="3615" w:type="dxa"/>
            <w:gridSpan w:val="5"/>
            <w:shd w:val="clear" w:color="auto" w:fill="FFFFFF"/>
            <w:vAlign w:val="center"/>
          </w:tcPr>
          <w:p w14:paraId="2154B03A" w14:textId="77777777" w:rsidR="0036277A" w:rsidRPr="00B60418" w:rsidRDefault="0036277A" w:rsidP="0036277A">
            <w:pPr>
              <w:spacing w:before="60" w:after="60"/>
              <w:rPr>
                <w:rFonts w:ascii="Arial" w:hAnsi="Arial"/>
                <w:b/>
                <w:bCs/>
                <w:lang w:val="en-US"/>
              </w:rPr>
            </w:pPr>
          </w:p>
        </w:tc>
      </w:tr>
      <w:tr w:rsidR="0036277A" w:rsidRPr="00B60418" w14:paraId="72B28C04" w14:textId="77777777" w:rsidTr="00FD5C06">
        <w:trPr>
          <w:gridAfter w:val="1"/>
          <w:wAfter w:w="90" w:type="dxa"/>
          <w:cantSplit/>
        </w:trPr>
        <w:tc>
          <w:tcPr>
            <w:tcW w:w="1037" w:type="dxa"/>
            <w:tcBorders>
              <w:bottom w:val="single" w:sz="4" w:space="0" w:color="auto"/>
            </w:tcBorders>
            <w:shd w:val="clear" w:color="auto" w:fill="FFFFFF"/>
          </w:tcPr>
          <w:p w14:paraId="22EAB0FA" w14:textId="77777777" w:rsidR="0036277A" w:rsidRPr="00B60418" w:rsidRDefault="0036277A" w:rsidP="0036277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094381F" w14:textId="77777777" w:rsidR="0036277A" w:rsidRPr="00B07530" w:rsidRDefault="0036277A" w:rsidP="0036277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139B3CF" w14:textId="77777777" w:rsidR="0036277A" w:rsidRPr="00B60418" w:rsidRDefault="0036277A" w:rsidP="0036277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DB3EF07" w14:textId="77777777" w:rsidR="0036277A" w:rsidRPr="00B60418" w:rsidRDefault="0036277A" w:rsidP="0036277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AE5CFDD" w14:textId="77777777" w:rsidR="0036277A" w:rsidRPr="00B60418" w:rsidRDefault="0036277A" w:rsidP="0036277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D640F7A" w14:textId="77777777" w:rsidR="0036277A" w:rsidRPr="00B60418" w:rsidRDefault="0036277A" w:rsidP="0036277A">
            <w:pPr>
              <w:spacing w:before="60" w:after="60"/>
              <w:rPr>
                <w:rFonts w:ascii="Arial" w:hAnsi="Arial"/>
                <w:b/>
                <w:bCs/>
                <w:lang w:val="en-US"/>
              </w:rPr>
            </w:pPr>
          </w:p>
        </w:tc>
      </w:tr>
      <w:tr w:rsidR="0036277A" w:rsidRPr="00B60418" w14:paraId="7AB220DB" w14:textId="77777777" w:rsidTr="00282A5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6B26758" w14:textId="77777777" w:rsidR="0036277A" w:rsidRPr="00B07530" w:rsidRDefault="0036277A" w:rsidP="003627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5337868" w14:textId="77777777" w:rsidR="0036277A" w:rsidRPr="00DD0DA8" w:rsidRDefault="0036277A" w:rsidP="0036277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6277A" w:rsidRPr="00DD0DA8" w14:paraId="743387D1" w14:textId="77777777" w:rsidTr="00282A54">
              <w:tc>
                <w:tcPr>
                  <w:tcW w:w="8360" w:type="dxa"/>
                </w:tcPr>
                <w:p w14:paraId="629EF4A9" w14:textId="77777777" w:rsidR="0036277A" w:rsidRPr="00DD0DA8" w:rsidRDefault="0036277A" w:rsidP="00D819F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071CF128" w14:textId="77777777" w:rsidR="0036277A" w:rsidRDefault="0036277A" w:rsidP="00D819F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C5C455F" w14:textId="77777777" w:rsidR="0036277A" w:rsidRPr="0055421C" w:rsidRDefault="0036277A" w:rsidP="00D819F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ADE5667" w14:textId="77777777" w:rsidR="0036277A" w:rsidRPr="00DD0DA8" w:rsidRDefault="0036277A" w:rsidP="00D819F4">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3EA5A83A" w14:textId="77777777" w:rsidR="0036277A" w:rsidRPr="00DD0DA8" w:rsidRDefault="0036277A" w:rsidP="00D819F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r>
                    <w:rPr>
                      <w:rFonts w:ascii="Tahoma" w:hAnsi="Tahoma" w:cs="Tahoma"/>
                      <w:sz w:val="18"/>
                      <w:szCs w:val="18"/>
                    </w:rPr>
                    <w:t>NO</w:t>
                  </w:r>
                  <w:proofErr w:type="gramEnd"/>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6277A" w:rsidRPr="00DD0DA8" w14:paraId="7FE783F4" w14:textId="77777777" w:rsidTr="00282A54">
              <w:tc>
                <w:tcPr>
                  <w:tcW w:w="8360" w:type="dxa"/>
                </w:tcPr>
                <w:p w14:paraId="77EE5974" w14:textId="77777777" w:rsidR="0036277A" w:rsidRPr="00DD0DA8" w:rsidRDefault="0036277A" w:rsidP="00D819F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r>
                    <w:rPr>
                      <w:rFonts w:ascii="Tahoma" w:hAnsi="Tahoma" w:cs="Tahoma"/>
                      <w:sz w:val="18"/>
                      <w:szCs w:val="18"/>
                    </w:rPr>
                    <w:t xml:space="preserve"> </w:t>
                  </w:r>
                </w:p>
              </w:tc>
              <w:tc>
                <w:tcPr>
                  <w:tcW w:w="1980" w:type="dxa"/>
                </w:tcPr>
                <w:p w14:paraId="0DEAB326" w14:textId="77777777" w:rsidR="0036277A" w:rsidRPr="00DD0DA8" w:rsidRDefault="0036277A" w:rsidP="00D819F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YES</w:t>
                  </w:r>
                  <w:proofErr w:type="gramEnd"/>
                  <w:r w:rsidRPr="00DD0DA8">
                    <w:rPr>
                      <w:rFonts w:ascii="Tahoma" w:hAnsi="Tahoma" w:cs="Tahoma"/>
                      <w:sz w:val="18"/>
                      <w:szCs w:val="18"/>
                    </w:rPr>
                    <w:t xml:space="preserve">   </w:t>
                  </w:r>
                  <w:ins w:id="2" w:author="DELL" w:date="2024-05-15T06:25:00Z">
                    <w:r>
                      <w:rPr>
                        <w:rFonts w:ascii="Tahoma" w:hAnsi="Tahoma" w:cs="Tahoma"/>
                        <w:sz w:val="18"/>
                        <w:szCs w:val="18"/>
                      </w:rPr>
                      <w:t>NO</w:t>
                    </w:r>
                  </w:ins>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6277A" w:rsidRPr="00DD0DA8" w14:paraId="53DB58E5" w14:textId="77777777" w:rsidTr="00282A54">
              <w:tc>
                <w:tcPr>
                  <w:tcW w:w="8360" w:type="dxa"/>
                </w:tcPr>
                <w:p w14:paraId="6FBE2EF5" w14:textId="77777777" w:rsidR="0036277A" w:rsidRPr="00DD0DA8" w:rsidRDefault="0036277A" w:rsidP="00D819F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6E1C6F01" w14:textId="77777777" w:rsidR="0036277A" w:rsidRPr="00DD0DA8" w:rsidRDefault="0036277A" w:rsidP="00D819F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YES</w:t>
                  </w:r>
                  <w:proofErr w:type="gramEnd"/>
                  <w:r w:rsidRPr="00DD0DA8">
                    <w:rPr>
                      <w:rFonts w:ascii="Tahoma" w:hAnsi="Tahoma" w:cs="Tahoma"/>
                      <w:sz w:val="18"/>
                      <w:szCs w:val="18"/>
                    </w:rPr>
                    <w:t xml:space="preserve">   </w:t>
                  </w:r>
                  <w:ins w:id="3" w:author="DELL" w:date="2024-05-15T06:25:00Z">
                    <w:r>
                      <w:rPr>
                        <w:rFonts w:ascii="Tahoma" w:hAnsi="Tahoma" w:cs="Tahoma"/>
                        <w:sz w:val="18"/>
                        <w:szCs w:val="18"/>
                      </w:rPr>
                      <w:t>NO</w:t>
                    </w:r>
                  </w:ins>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6277A" w:rsidRPr="00DD0DA8" w14:paraId="3F40B4EB" w14:textId="77777777" w:rsidTr="00282A54">
              <w:tc>
                <w:tcPr>
                  <w:tcW w:w="8360" w:type="dxa"/>
                </w:tcPr>
                <w:p w14:paraId="20EE39D0" w14:textId="77777777" w:rsidR="0036277A" w:rsidRPr="00DD0DA8" w:rsidRDefault="0036277A" w:rsidP="00D819F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6E2C9443" w14:textId="77777777" w:rsidR="0036277A" w:rsidRPr="00DD0DA8" w:rsidRDefault="0036277A" w:rsidP="00D819F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YES</w:t>
                  </w:r>
                  <w:proofErr w:type="gramEnd"/>
                  <w:r w:rsidRPr="00DD0DA8">
                    <w:rPr>
                      <w:rFonts w:ascii="Tahoma" w:hAnsi="Tahoma" w:cs="Tahoma"/>
                      <w:sz w:val="18"/>
                      <w:szCs w:val="18"/>
                    </w:rPr>
                    <w:t xml:space="preserve">   </w:t>
                  </w:r>
                  <w:ins w:id="4" w:author="DELL" w:date="2024-05-15T06:25:00Z">
                    <w:r>
                      <w:rPr>
                        <w:rFonts w:ascii="Tahoma" w:hAnsi="Tahoma" w:cs="Tahoma"/>
                        <w:sz w:val="18"/>
                        <w:szCs w:val="18"/>
                      </w:rPr>
                      <w:t>NO</w:t>
                    </w:r>
                  </w:ins>
                  <w:r>
                    <w:rPr>
                      <w:rFonts w:ascii="Tahoma" w:hAnsi="Tahoma" w:cs="Tahoma"/>
                      <w:sz w:val="18"/>
                      <w:szCs w:val="18"/>
                    </w:rPr>
                    <w:fldChar w:fldCharType="begin">
                      <w:ffData>
                        <w:name w:val="Check1"/>
                        <w:enabled/>
                        <w:calcOnExit w:val="0"/>
                        <w:checkBox>
                          <w:sizeAuto/>
                          <w:default w:val="1"/>
                        </w:checkBox>
                      </w:ffData>
                    </w:fldChar>
                  </w:r>
                  <w:bookmarkStart w:id="5"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5"/>
                  <w:r w:rsidRPr="00DD0DA8">
                    <w:rPr>
                      <w:rFonts w:ascii="Tahoma" w:hAnsi="Tahoma" w:cs="Tahoma"/>
                      <w:sz w:val="18"/>
                      <w:szCs w:val="18"/>
                    </w:rPr>
                    <w:t>NO</w:t>
                  </w:r>
                </w:p>
              </w:tc>
            </w:tr>
          </w:tbl>
          <w:p w14:paraId="30696879" w14:textId="77777777" w:rsidR="0036277A" w:rsidRPr="00B07530" w:rsidRDefault="0036277A" w:rsidP="0036277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6D9C046" w14:textId="77777777" w:rsidR="0036277A" w:rsidRPr="00B60418" w:rsidRDefault="0036277A" w:rsidP="0036277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w:t>
            </w:r>
            <w:r w:rsidRPr="008A7D1B">
              <w:rPr>
                <w:rFonts w:ascii="Arial" w:hAnsi="Arial"/>
                <w:lang w:val="en-US"/>
              </w:rPr>
              <w:t xml:space="preserve"> </w:t>
            </w:r>
            <w:r w:rsidRPr="00901715">
              <w:rPr>
                <w:rFonts w:ascii="Arial" w:hAnsi="Arial"/>
                <w:color w:val="FF0000"/>
                <w:lang w:val="en-US"/>
              </w:rPr>
              <w:t>Berma-</w:t>
            </w:r>
            <w:proofErr w:type="spellStart"/>
            <w:r w:rsidRPr="00901715">
              <w:rPr>
                <w:rFonts w:ascii="Arial" w:hAnsi="Arial"/>
                <w:color w:val="FF0000"/>
                <w:lang w:val="en-US"/>
              </w:rPr>
              <w:t>tanta</w:t>
            </w:r>
            <w:proofErr w:type="spellEnd"/>
            <w:r w:rsidRPr="00901715">
              <w:rPr>
                <w:rFonts w:ascii="Arial" w:hAnsi="Arial"/>
                <w:color w:val="FF0000"/>
                <w:lang w:val="en-US"/>
              </w:rPr>
              <w:t>- Gharbiya</w:t>
            </w:r>
            <w:r w:rsidRPr="00DD0DA8">
              <w:rPr>
                <w:rFonts w:ascii="Tahoma" w:hAnsi="Tahoma" w:cs="Tahoma"/>
                <w:sz w:val="18"/>
                <w:szCs w:val="18"/>
              </w:rPr>
              <w:t xml:space="preserve"> 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__________</w:t>
            </w:r>
            <w:r>
              <w:rPr>
                <w:rFonts w:ascii="Tahoma" w:hAnsi="Tahoma" w:cs="Tahoma"/>
                <w:sz w:val="18"/>
                <w:szCs w:val="18"/>
                <w:lang w:val="en-US"/>
              </w:rPr>
              <w:t>4/6/2024</w:t>
            </w:r>
            <w:r w:rsidRPr="00DD0DA8">
              <w:rPr>
                <w:rFonts w:ascii="Tahoma" w:hAnsi="Tahoma" w:cs="Tahoma"/>
                <w:sz w:val="18"/>
                <w:szCs w:val="18"/>
              </w:rPr>
              <w:t xml:space="preserve">_________________ </w:t>
            </w:r>
            <w:r w:rsidRPr="00DD0DA8">
              <w:rPr>
                <w:rFonts w:ascii="Tahoma" w:hAnsi="Tahoma" w:cs="Tahoma"/>
                <w:b/>
                <w:sz w:val="18"/>
                <w:szCs w:val="18"/>
              </w:rPr>
              <w:t>Signature</w:t>
            </w:r>
            <w:r w:rsidRPr="00DD0DA8">
              <w:rPr>
                <w:rFonts w:ascii="Tahoma" w:hAnsi="Tahoma" w:cs="Tahoma"/>
                <w:sz w:val="18"/>
                <w:szCs w:val="18"/>
              </w:rPr>
              <w:t xml:space="preserve"> ___</w:t>
            </w:r>
            <w:r>
              <w:rPr>
                <w:rFonts w:ascii="Tahoma" w:hAnsi="Tahoma" w:cs="Tahoma"/>
                <w:sz w:val="18"/>
                <w:szCs w:val="18"/>
                <w:lang w:val="en-US"/>
              </w:rPr>
              <w:t>ABDELQAWEY ELAZAR</w:t>
            </w:r>
            <w:r w:rsidRPr="00DD0DA8">
              <w:rPr>
                <w:rFonts w:ascii="Tahoma" w:hAnsi="Tahoma" w:cs="Tahoma"/>
                <w:sz w:val="18"/>
                <w:szCs w:val="18"/>
              </w:rPr>
              <w:t>___________________________</w:t>
            </w:r>
          </w:p>
        </w:tc>
      </w:tr>
    </w:tbl>
    <w:p w14:paraId="1EA37330"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7F86B533"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6DE271A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32E9432"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CF8002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6129D42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CBC6756"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02D50432"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10E9D40"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8B364BC"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90B95" w14:textId="77777777" w:rsidR="00A57808" w:rsidRDefault="00A57808" w:rsidP="009655F9">
      <w:r>
        <w:separator/>
      </w:r>
    </w:p>
  </w:endnote>
  <w:endnote w:type="continuationSeparator" w:id="0">
    <w:p w14:paraId="285EEE75" w14:textId="77777777" w:rsidR="00A57808" w:rsidRDefault="00A578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dobe Gothic Std B">
    <w:altName w:val="Yu Gothic"/>
    <w:panose1 w:val="00000000000000000000"/>
    <w:charset w:val="80"/>
    <w:family w:val="swiss"/>
    <w:notTrueType/>
    <w:pitch w:val="variable"/>
    <w:sig w:usb0="00000000"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0F9CD" w14:textId="77777777" w:rsidR="00AD67B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D67B5">
              <w:rPr>
                <w:b/>
                <w:bCs/>
                <w:sz w:val="24"/>
                <w:szCs w:val="24"/>
              </w:rPr>
              <w:fldChar w:fldCharType="begin"/>
            </w:r>
            <w:r w:rsidR="00AD67B5">
              <w:rPr>
                <w:b/>
                <w:bCs/>
              </w:rPr>
              <w:instrText xml:space="preserve"> PAGE </w:instrText>
            </w:r>
            <w:r w:rsidR="00AD67B5">
              <w:rPr>
                <w:b/>
                <w:bCs/>
                <w:sz w:val="24"/>
                <w:szCs w:val="24"/>
              </w:rPr>
              <w:fldChar w:fldCharType="separate"/>
            </w:r>
            <w:r w:rsidR="00836441">
              <w:rPr>
                <w:b/>
                <w:bCs/>
                <w:noProof/>
              </w:rPr>
              <w:t>3</w:t>
            </w:r>
            <w:r w:rsidR="00AD67B5">
              <w:rPr>
                <w:b/>
                <w:bCs/>
                <w:sz w:val="24"/>
                <w:szCs w:val="24"/>
              </w:rPr>
              <w:fldChar w:fldCharType="end"/>
            </w:r>
            <w:r w:rsidR="00AD67B5">
              <w:t xml:space="preserve"> of </w:t>
            </w:r>
            <w:r w:rsidR="00AD67B5">
              <w:rPr>
                <w:b/>
                <w:bCs/>
                <w:sz w:val="24"/>
                <w:szCs w:val="24"/>
              </w:rPr>
              <w:fldChar w:fldCharType="begin"/>
            </w:r>
            <w:r w:rsidR="00AD67B5">
              <w:rPr>
                <w:b/>
                <w:bCs/>
              </w:rPr>
              <w:instrText xml:space="preserve"> NUMPAGES  </w:instrText>
            </w:r>
            <w:r w:rsidR="00AD67B5">
              <w:rPr>
                <w:b/>
                <w:bCs/>
                <w:sz w:val="24"/>
                <w:szCs w:val="24"/>
              </w:rPr>
              <w:fldChar w:fldCharType="separate"/>
            </w:r>
            <w:r w:rsidR="00836441">
              <w:rPr>
                <w:b/>
                <w:bCs/>
                <w:noProof/>
              </w:rPr>
              <w:t>5</w:t>
            </w:r>
            <w:r w:rsidR="00AD67B5">
              <w:rPr>
                <w:b/>
                <w:bCs/>
                <w:sz w:val="24"/>
                <w:szCs w:val="24"/>
              </w:rPr>
              <w:fldChar w:fldCharType="end"/>
            </w:r>
            <w:r w:rsidR="00AD67B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3D383" w14:textId="77777777" w:rsidR="00A57808" w:rsidRDefault="00A57808" w:rsidP="009655F9">
      <w:r>
        <w:separator/>
      </w:r>
    </w:p>
  </w:footnote>
  <w:footnote w:type="continuationSeparator" w:id="0">
    <w:p w14:paraId="08F72F65" w14:textId="77777777" w:rsidR="00A57808" w:rsidRDefault="00A578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203D8" w14:textId="77777777" w:rsidR="00AD67B5" w:rsidRPr="00FE5B10" w:rsidRDefault="00AD67B5" w:rsidP="00FE5B10">
    <w:pPr>
      <w:pStyle w:val="Header"/>
      <w:rPr>
        <w:lang w:val="en-US"/>
      </w:rPr>
    </w:pPr>
  </w:p>
  <w:p w14:paraId="348A5DC5" w14:textId="77777777" w:rsidR="00AD67B5" w:rsidRDefault="00AD6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0E4EBF"/>
    <w:multiLevelType w:val="hybridMultilevel"/>
    <w:tmpl w:val="7062E72A"/>
    <w:lvl w:ilvl="0" w:tplc="E6108D66">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5294520">
    <w:abstractNumId w:val="0"/>
  </w:num>
  <w:num w:numId="2" w16cid:durableId="109983216">
    <w:abstractNumId w:val="1"/>
  </w:num>
  <w:num w:numId="3" w16cid:durableId="1947154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65994"/>
    <w:rsid w:val="00091C06"/>
    <w:rsid w:val="000949DF"/>
    <w:rsid w:val="000A3A1F"/>
    <w:rsid w:val="000B395A"/>
    <w:rsid w:val="000C3224"/>
    <w:rsid w:val="000C67C3"/>
    <w:rsid w:val="000D60C0"/>
    <w:rsid w:val="000E7491"/>
    <w:rsid w:val="000F70D4"/>
    <w:rsid w:val="00101171"/>
    <w:rsid w:val="00156339"/>
    <w:rsid w:val="00161CA3"/>
    <w:rsid w:val="00164644"/>
    <w:rsid w:val="00170E1D"/>
    <w:rsid w:val="001815F8"/>
    <w:rsid w:val="00184670"/>
    <w:rsid w:val="00192221"/>
    <w:rsid w:val="001A1B12"/>
    <w:rsid w:val="001A490E"/>
    <w:rsid w:val="001D6EF9"/>
    <w:rsid w:val="001E04BE"/>
    <w:rsid w:val="001E1B2C"/>
    <w:rsid w:val="0024515E"/>
    <w:rsid w:val="00252F7D"/>
    <w:rsid w:val="00282A54"/>
    <w:rsid w:val="002903F4"/>
    <w:rsid w:val="00290758"/>
    <w:rsid w:val="00291424"/>
    <w:rsid w:val="0029672F"/>
    <w:rsid w:val="002A0BCB"/>
    <w:rsid w:val="002B2E7B"/>
    <w:rsid w:val="002B530F"/>
    <w:rsid w:val="002C16FD"/>
    <w:rsid w:val="002E0CF9"/>
    <w:rsid w:val="002E7E89"/>
    <w:rsid w:val="002F4604"/>
    <w:rsid w:val="00324A23"/>
    <w:rsid w:val="00331B0A"/>
    <w:rsid w:val="003403CA"/>
    <w:rsid w:val="0034484A"/>
    <w:rsid w:val="003529DF"/>
    <w:rsid w:val="0036277A"/>
    <w:rsid w:val="003731C2"/>
    <w:rsid w:val="00373784"/>
    <w:rsid w:val="0039362C"/>
    <w:rsid w:val="003B6FBD"/>
    <w:rsid w:val="003C1AD4"/>
    <w:rsid w:val="003C45E7"/>
    <w:rsid w:val="003D733D"/>
    <w:rsid w:val="003E26D9"/>
    <w:rsid w:val="003E3A90"/>
    <w:rsid w:val="003E5832"/>
    <w:rsid w:val="0041043E"/>
    <w:rsid w:val="0043189E"/>
    <w:rsid w:val="0044293E"/>
    <w:rsid w:val="00463A11"/>
    <w:rsid w:val="00472531"/>
    <w:rsid w:val="00475AB5"/>
    <w:rsid w:val="00495536"/>
    <w:rsid w:val="004A1218"/>
    <w:rsid w:val="004B52B6"/>
    <w:rsid w:val="004B76F1"/>
    <w:rsid w:val="004C2EB2"/>
    <w:rsid w:val="004C444E"/>
    <w:rsid w:val="004E4BB9"/>
    <w:rsid w:val="004F3AEB"/>
    <w:rsid w:val="004F4440"/>
    <w:rsid w:val="00501E48"/>
    <w:rsid w:val="00514854"/>
    <w:rsid w:val="005309D1"/>
    <w:rsid w:val="00544774"/>
    <w:rsid w:val="00572F5F"/>
    <w:rsid w:val="005803E0"/>
    <w:rsid w:val="00583E1F"/>
    <w:rsid w:val="00597BEF"/>
    <w:rsid w:val="005B3496"/>
    <w:rsid w:val="005C48DF"/>
    <w:rsid w:val="005D3177"/>
    <w:rsid w:val="005D3778"/>
    <w:rsid w:val="005D655C"/>
    <w:rsid w:val="005E6A91"/>
    <w:rsid w:val="005F4599"/>
    <w:rsid w:val="00604FEA"/>
    <w:rsid w:val="006138B5"/>
    <w:rsid w:val="00626183"/>
    <w:rsid w:val="00640B2E"/>
    <w:rsid w:val="0064784D"/>
    <w:rsid w:val="0067244E"/>
    <w:rsid w:val="0069082C"/>
    <w:rsid w:val="006A0872"/>
    <w:rsid w:val="006F225B"/>
    <w:rsid w:val="006F6379"/>
    <w:rsid w:val="00723ECE"/>
    <w:rsid w:val="0072477F"/>
    <w:rsid w:val="00744CEE"/>
    <w:rsid w:val="00751EA4"/>
    <w:rsid w:val="00752193"/>
    <w:rsid w:val="0075699F"/>
    <w:rsid w:val="00765F74"/>
    <w:rsid w:val="00781A7B"/>
    <w:rsid w:val="00794CBF"/>
    <w:rsid w:val="007B4090"/>
    <w:rsid w:val="007D2DAE"/>
    <w:rsid w:val="007F5672"/>
    <w:rsid w:val="00801B84"/>
    <w:rsid w:val="00810660"/>
    <w:rsid w:val="00825AEE"/>
    <w:rsid w:val="00826A4A"/>
    <w:rsid w:val="0082748B"/>
    <w:rsid w:val="00836441"/>
    <w:rsid w:val="008407F0"/>
    <w:rsid w:val="0087308A"/>
    <w:rsid w:val="008805F4"/>
    <w:rsid w:val="00883BB5"/>
    <w:rsid w:val="008900DE"/>
    <w:rsid w:val="008B16CF"/>
    <w:rsid w:val="008C3107"/>
    <w:rsid w:val="008E0FA3"/>
    <w:rsid w:val="008E6F86"/>
    <w:rsid w:val="008E79E9"/>
    <w:rsid w:val="008F70B1"/>
    <w:rsid w:val="00900C24"/>
    <w:rsid w:val="00901715"/>
    <w:rsid w:val="00902FF7"/>
    <w:rsid w:val="0091136B"/>
    <w:rsid w:val="009148D0"/>
    <w:rsid w:val="0092439A"/>
    <w:rsid w:val="00932DB1"/>
    <w:rsid w:val="00937CDF"/>
    <w:rsid w:val="00937EC7"/>
    <w:rsid w:val="009655F9"/>
    <w:rsid w:val="009733C9"/>
    <w:rsid w:val="00980E3A"/>
    <w:rsid w:val="009823FE"/>
    <w:rsid w:val="00982E2A"/>
    <w:rsid w:val="009A656F"/>
    <w:rsid w:val="009B0633"/>
    <w:rsid w:val="009B59A8"/>
    <w:rsid w:val="009B70A2"/>
    <w:rsid w:val="009C4297"/>
    <w:rsid w:val="009D126C"/>
    <w:rsid w:val="009E3F00"/>
    <w:rsid w:val="00A12F46"/>
    <w:rsid w:val="00A27537"/>
    <w:rsid w:val="00A57808"/>
    <w:rsid w:val="00A7396A"/>
    <w:rsid w:val="00A7593B"/>
    <w:rsid w:val="00A807CD"/>
    <w:rsid w:val="00A84D4F"/>
    <w:rsid w:val="00AA5917"/>
    <w:rsid w:val="00AB487E"/>
    <w:rsid w:val="00AD67B5"/>
    <w:rsid w:val="00AE1D07"/>
    <w:rsid w:val="00B07530"/>
    <w:rsid w:val="00B14A6B"/>
    <w:rsid w:val="00B31943"/>
    <w:rsid w:val="00B45843"/>
    <w:rsid w:val="00B60418"/>
    <w:rsid w:val="00B6703B"/>
    <w:rsid w:val="00B82A86"/>
    <w:rsid w:val="00BA68EE"/>
    <w:rsid w:val="00BA6ED5"/>
    <w:rsid w:val="00BB04A3"/>
    <w:rsid w:val="00BC4DAB"/>
    <w:rsid w:val="00BE1A0E"/>
    <w:rsid w:val="00BE2809"/>
    <w:rsid w:val="00BF48A1"/>
    <w:rsid w:val="00C05153"/>
    <w:rsid w:val="00C10C20"/>
    <w:rsid w:val="00C27888"/>
    <w:rsid w:val="00C3479A"/>
    <w:rsid w:val="00C53DEB"/>
    <w:rsid w:val="00C57341"/>
    <w:rsid w:val="00C72DF8"/>
    <w:rsid w:val="00C8699B"/>
    <w:rsid w:val="00CA37D3"/>
    <w:rsid w:val="00CB5823"/>
    <w:rsid w:val="00CB5E11"/>
    <w:rsid w:val="00CC477D"/>
    <w:rsid w:val="00CC5C00"/>
    <w:rsid w:val="00CF7589"/>
    <w:rsid w:val="00D0274D"/>
    <w:rsid w:val="00D43A14"/>
    <w:rsid w:val="00D44D53"/>
    <w:rsid w:val="00D465F3"/>
    <w:rsid w:val="00D56D12"/>
    <w:rsid w:val="00D57911"/>
    <w:rsid w:val="00D819F4"/>
    <w:rsid w:val="00D875CB"/>
    <w:rsid w:val="00D9375F"/>
    <w:rsid w:val="00D959AC"/>
    <w:rsid w:val="00DA4804"/>
    <w:rsid w:val="00DD487F"/>
    <w:rsid w:val="00DD7CAC"/>
    <w:rsid w:val="00E02A67"/>
    <w:rsid w:val="00E04CED"/>
    <w:rsid w:val="00E25235"/>
    <w:rsid w:val="00E26E2F"/>
    <w:rsid w:val="00E30224"/>
    <w:rsid w:val="00E44ED3"/>
    <w:rsid w:val="00E54038"/>
    <w:rsid w:val="00E54348"/>
    <w:rsid w:val="00E610BA"/>
    <w:rsid w:val="00E71BC1"/>
    <w:rsid w:val="00E7505E"/>
    <w:rsid w:val="00EA6127"/>
    <w:rsid w:val="00EB4887"/>
    <w:rsid w:val="00ED315D"/>
    <w:rsid w:val="00EE62A6"/>
    <w:rsid w:val="00EF6343"/>
    <w:rsid w:val="00F17841"/>
    <w:rsid w:val="00F25A15"/>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81E00"/>
  <w15:docId w15:val="{9D3D217A-AC14-436D-88B8-4A0B14A8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5B34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3631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bdelqawyelgaza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80DC1-5886-43E8-9C5D-D161EBB1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2024-06-04T11:00:00Z</dcterms:created>
  <dcterms:modified xsi:type="dcterms:W3CDTF">2024-06-06T11:03:00Z</dcterms:modified>
</cp:coreProperties>
</file>