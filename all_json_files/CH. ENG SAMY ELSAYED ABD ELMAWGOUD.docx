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w:hAnsi="Arial" w:eastAsia="Arial" w:cs="Arial"/>
          <w:b w:val="0"/>
          <w:i w:val="0"/>
          <w:smallCaps w:val="0"/>
          <w:strike w:val="0"/>
          <w:color w:val="000000"/>
          <w:sz w:val="22"/>
          <w:szCs w:val="22"/>
          <w:u w:val="none"/>
          <w:shd w:val="clear" w:fill="auto"/>
          <w:vertAlign w:val="baseline"/>
        </w:rPr>
      </w:pPr>
    </w:p>
    <w:tbl>
      <w:tblPr>
        <w:tblStyle w:val="27"/>
        <w:tblpPr w:leftFromText="180" w:rightFromText="180" w:vertAnchor="page" w:horzAnchor="margin" w:tblpXSpec="center" w:tblpY="0"/>
        <w:tblW w:w="1124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1809"/>
        <w:gridCol w:w="7122"/>
        <w:gridCol w:w="1075"/>
        <w:gridCol w:w="1239"/>
      </w:tblGrid>
      <w:tr w14:paraId="13A49A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40" w:hRule="atLeast"/>
        </w:trPr>
        <w:tc>
          <w:tcPr>
            <w:vMerge w:val="restart"/>
            <w:vAlign w:val="center"/>
          </w:tcPr>
          <w:p w14:paraId="0000000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320"/>
                <w:tab w:val="right" w:pos="8640"/>
              </w:tabs>
              <w:spacing w:before="0" w:after="0" w:line="240" w:lineRule="auto"/>
              <w:ind w:left="0" w:right="0" w:firstLine="0"/>
              <w:jc w:val="center"/>
              <w:rPr>
                <w:rFonts w:ascii="Verdana" w:hAnsi="Verdana" w:eastAsia="Verdana" w:cs="Verdana"/>
                <w:b w:val="0"/>
                <w:i w:val="0"/>
                <w:smallCaps w:val="0"/>
                <w:strike w:val="0"/>
                <w:color w:val="000000"/>
                <w:sz w:val="20"/>
                <w:szCs w:val="20"/>
                <w:u w:val="none"/>
                <w:shd w:val="clear" w:fill="auto"/>
                <w:vertAlign w:val="baseline"/>
              </w:rPr>
            </w:pPr>
            <w:r>
              <w:drawing>
                <wp:anchor distT="0" distB="0" distL="0" distR="0" simplePos="0" relativeHeight="251659264" behindDoc="1" locked="0" layoutInCell="1" allowOverlap="1">
                  <wp:simplePos x="0" y="0"/>
                  <wp:positionH relativeFrom="column">
                    <wp:posOffset>64135</wp:posOffset>
                  </wp:positionH>
                  <wp:positionV relativeFrom="paragraph">
                    <wp:posOffset>-35560</wp:posOffset>
                  </wp:positionV>
                  <wp:extent cx="865505" cy="857885"/>
                  <wp:effectExtent l="0" t="0" r="0" b="0"/>
                  <wp:wrapNone/>
                  <wp:docPr id="221722244" name="image1.png"/>
                  <wp:cNvGraphicFramePr/>
                  <a:graphic xmlns:a="http://schemas.openxmlformats.org/drawingml/2006/main">
                    <a:graphicData uri="http://schemas.openxmlformats.org/drawingml/2006/picture">
                      <pic:pic xmlns:pic="http://schemas.openxmlformats.org/drawingml/2006/picture">
                        <pic:nvPicPr>
                          <pic:cNvPr id="221722244" name="image1.png"/>
                          <pic:cNvPicPr preferRelativeResize="0"/>
                        </pic:nvPicPr>
                        <pic:blipFill>
                          <a:blip r:embed="rId8"/>
                          <a:srcRect l="23921" t="41478" r="65605" b="40048"/>
                          <a:stretch>
                            <a:fillRect/>
                          </a:stretch>
                        </pic:blipFill>
                        <pic:spPr>
                          <a:xfrm>
                            <a:off x="0" y="0"/>
                            <a:ext cx="865505" cy="857885"/>
                          </a:xfrm>
                          <a:prstGeom prst="rect">
                            <a:avLst/>
                          </a:prstGeom>
                        </pic:spPr>
                      </pic:pic>
                    </a:graphicData>
                  </a:graphic>
                </wp:anchor>
              </w:drawing>
            </w:r>
          </w:p>
        </w:tc>
        <w:tc>
          <w:tcPr>
            <w:vMerge w:val="restart"/>
            <w:vAlign w:val="center"/>
          </w:tcPr>
          <w:p w14:paraId="0000000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320"/>
                <w:tab w:val="right" w:pos="8640"/>
              </w:tabs>
              <w:spacing w:before="0" w:after="0" w:line="240" w:lineRule="auto"/>
              <w:ind w:left="0" w:right="0" w:firstLine="0"/>
              <w:jc w:val="center"/>
              <w:rPr>
                <w:rFonts w:ascii="Times New Roman" w:hAnsi="Times New Roman" w:eastAsia="Times New Roman" w:cs="Times New Roman"/>
                <w:b/>
                <w:i w:val="0"/>
                <w:smallCaps w:val="0"/>
                <w:strike w:val="0"/>
                <w:color w:val="000000"/>
                <w:sz w:val="32"/>
                <w:szCs w:val="32"/>
                <w:u w:val="none"/>
                <w:shd w:val="clear" w:fill="auto"/>
                <w:vertAlign w:val="baseline"/>
              </w:rPr>
            </w:pPr>
            <w:r>
              <w:rPr>
                <w:rFonts w:ascii="Times New Roman" w:hAnsi="Times New Roman" w:eastAsia="Times New Roman" w:cs="Times New Roman"/>
                <w:b/>
                <w:i w:val="0"/>
                <w:smallCaps w:val="0"/>
                <w:strike w:val="0"/>
                <w:color w:val="000000"/>
                <w:sz w:val="32"/>
                <w:szCs w:val="32"/>
                <w:u w:val="none"/>
                <w:shd w:val="clear" w:fill="auto"/>
                <w:vertAlign w:val="baseline"/>
                <w:rtl w:val="0"/>
              </w:rPr>
              <w:t>SAKR MANNING AGENCY</w:t>
            </w:r>
          </w:p>
          <w:p w14:paraId="0000000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320"/>
                <w:tab w:val="right" w:pos="8640"/>
              </w:tabs>
              <w:spacing w:before="0" w:after="0" w:line="240" w:lineRule="auto"/>
              <w:ind w:left="0" w:right="0" w:firstLine="0"/>
              <w:jc w:val="center"/>
              <w:rPr>
                <w:rFonts w:ascii="Times New Roman" w:hAnsi="Times New Roman" w:eastAsia="Times New Roman" w:cs="Times New Roman"/>
                <w:b w:val="0"/>
                <w:i w:val="0"/>
                <w:smallCaps w:val="0"/>
                <w:strike w:val="0"/>
                <w:color w:val="000000"/>
                <w:sz w:val="20"/>
                <w:szCs w:val="20"/>
                <w:u w:val="none"/>
                <w:shd w:val="clear" w:fill="auto"/>
                <w:vertAlign w:val="baseline"/>
              </w:rPr>
            </w:pPr>
            <w:r>
              <w:rPr>
                <w:rFonts w:ascii="Times New Roman" w:hAnsi="Times New Roman" w:eastAsia="Times New Roman" w:cs="Times New Roman"/>
                <w:b w:val="0"/>
                <w:i w:val="0"/>
                <w:smallCaps w:val="0"/>
                <w:strike w:val="0"/>
                <w:color w:val="000000"/>
                <w:sz w:val="20"/>
                <w:szCs w:val="20"/>
                <w:u w:val="none"/>
                <w:shd w:val="clear" w:fill="auto"/>
                <w:vertAlign w:val="baseline"/>
                <w:rtl w:val="0"/>
              </w:rPr>
              <w:t xml:space="preserve">FOR RECRUITING EGYPTIAN LABOR ABROAD </w:t>
            </w:r>
          </w:p>
        </w:tc>
        <w:tc>
          <w:tcPr>
            <w:vAlign w:val="center"/>
          </w:tcPr>
          <w:p w14:paraId="0000000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320"/>
                <w:tab w:val="right" w:pos="8640"/>
              </w:tabs>
              <w:spacing w:before="0" w:after="0" w:line="240" w:lineRule="auto"/>
              <w:ind w:left="0" w:right="-144" w:firstLine="0"/>
              <w:jc w:val="left"/>
              <w:rPr>
                <w:rFonts w:ascii="Times New Roman" w:hAnsi="Times New Roman" w:eastAsia="Times New Roman" w:cs="Times New Roman"/>
                <w:b/>
                <w:i w:val="0"/>
                <w:smallCaps w:val="0"/>
                <w:strike w:val="0"/>
                <w:color w:val="000000"/>
                <w:sz w:val="14"/>
                <w:szCs w:val="14"/>
                <w:u w:val="none"/>
                <w:shd w:val="clear" w:fill="auto"/>
                <w:vertAlign w:val="baseline"/>
              </w:rPr>
            </w:pPr>
            <w:r>
              <w:rPr>
                <w:rFonts w:ascii="Times New Roman" w:hAnsi="Times New Roman" w:eastAsia="Times New Roman" w:cs="Times New Roman"/>
                <w:b/>
                <w:i w:val="0"/>
                <w:smallCaps w:val="0"/>
                <w:strike w:val="0"/>
                <w:color w:val="000000"/>
                <w:sz w:val="14"/>
                <w:szCs w:val="14"/>
                <w:u w:val="none"/>
                <w:shd w:val="clear" w:fill="auto"/>
                <w:vertAlign w:val="baseline"/>
                <w:rtl w:val="0"/>
              </w:rPr>
              <w:t>Issue Date</w:t>
            </w:r>
          </w:p>
        </w:tc>
        <w:tc>
          <w:tcPr>
            <w:vAlign w:val="center"/>
          </w:tcPr>
          <w:p w14:paraId="0000000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320"/>
                <w:tab w:val="right" w:pos="8640"/>
              </w:tabs>
              <w:spacing w:before="0" w:after="0" w:line="240" w:lineRule="auto"/>
              <w:ind w:left="0" w:right="-144" w:firstLine="0"/>
              <w:jc w:val="left"/>
              <w:rPr>
                <w:rFonts w:ascii="Times New Roman" w:hAnsi="Times New Roman" w:eastAsia="Times New Roman" w:cs="Times New Roman"/>
                <w:b w:val="0"/>
                <w:i w:val="0"/>
                <w:smallCaps w:val="0"/>
                <w:strike w:val="0"/>
                <w:color w:val="000000"/>
                <w:sz w:val="12"/>
                <w:szCs w:val="12"/>
                <w:u w:val="none"/>
                <w:shd w:val="clear" w:fill="auto"/>
                <w:vertAlign w:val="baseline"/>
              </w:rPr>
            </w:pPr>
            <w:r>
              <w:rPr>
                <w:rFonts w:ascii="Times New Roman" w:hAnsi="Times New Roman" w:eastAsia="Times New Roman" w:cs="Times New Roman"/>
                <w:b w:val="0"/>
                <w:i w:val="0"/>
                <w:smallCaps w:val="0"/>
                <w:strike w:val="0"/>
                <w:color w:val="000000"/>
                <w:sz w:val="12"/>
                <w:szCs w:val="12"/>
                <w:u w:val="none"/>
                <w:shd w:val="clear" w:fill="auto"/>
                <w:vertAlign w:val="baseline"/>
                <w:rtl w:val="0"/>
              </w:rPr>
              <w:t>15.05.2022</w:t>
            </w:r>
          </w:p>
        </w:tc>
      </w:tr>
      <w:tr w14:paraId="356B95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40" w:hRule="atLeast"/>
        </w:trPr>
        <w:tc>
          <w:tcPr>
            <w:vMerge w:val="continue"/>
            <w:vAlign w:val="center"/>
          </w:tcPr>
          <w:p w14:paraId="0000000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b w:val="0"/>
                <w:i w:val="0"/>
                <w:smallCaps w:val="0"/>
                <w:strike w:val="0"/>
                <w:color w:val="000000"/>
                <w:sz w:val="12"/>
                <w:szCs w:val="12"/>
                <w:u w:val="none"/>
                <w:shd w:val="clear" w:fill="auto"/>
                <w:vertAlign w:val="baseline"/>
              </w:rPr>
            </w:pPr>
          </w:p>
        </w:tc>
        <w:tc>
          <w:tcPr>
            <w:vMerge w:val="continue"/>
            <w:vAlign w:val="center"/>
          </w:tcPr>
          <w:p w14:paraId="0000000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b w:val="0"/>
                <w:i w:val="0"/>
                <w:smallCaps w:val="0"/>
                <w:strike w:val="0"/>
                <w:color w:val="000000"/>
                <w:sz w:val="12"/>
                <w:szCs w:val="12"/>
                <w:u w:val="none"/>
                <w:shd w:val="clear" w:fill="auto"/>
                <w:vertAlign w:val="baseline"/>
              </w:rPr>
            </w:pPr>
          </w:p>
        </w:tc>
        <w:tc>
          <w:tcPr>
            <w:vAlign w:val="center"/>
          </w:tcPr>
          <w:p w14:paraId="0000000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320"/>
                <w:tab w:val="right" w:pos="8640"/>
              </w:tabs>
              <w:spacing w:before="0" w:after="0" w:line="240" w:lineRule="auto"/>
              <w:ind w:left="0" w:right="-144" w:firstLine="0"/>
              <w:jc w:val="left"/>
              <w:rPr>
                <w:rFonts w:ascii="Times New Roman" w:hAnsi="Times New Roman" w:eastAsia="Times New Roman" w:cs="Times New Roman"/>
                <w:b/>
                <w:i w:val="0"/>
                <w:smallCaps w:val="0"/>
                <w:strike w:val="0"/>
                <w:color w:val="000000"/>
                <w:sz w:val="14"/>
                <w:szCs w:val="14"/>
                <w:u w:val="none"/>
                <w:shd w:val="clear" w:fill="auto"/>
                <w:vertAlign w:val="baseline"/>
              </w:rPr>
            </w:pPr>
            <w:r>
              <w:rPr>
                <w:rFonts w:ascii="Times New Roman" w:hAnsi="Times New Roman" w:eastAsia="Times New Roman" w:cs="Times New Roman"/>
                <w:b/>
                <w:i w:val="0"/>
                <w:smallCaps w:val="0"/>
                <w:strike w:val="0"/>
                <w:color w:val="000000"/>
                <w:sz w:val="14"/>
                <w:szCs w:val="14"/>
                <w:u w:val="none"/>
                <w:shd w:val="clear" w:fill="auto"/>
                <w:vertAlign w:val="baseline"/>
                <w:rtl w:val="0"/>
              </w:rPr>
              <w:t>Revision Date</w:t>
            </w:r>
          </w:p>
        </w:tc>
        <w:tc>
          <w:tcPr>
            <w:vAlign w:val="center"/>
          </w:tcPr>
          <w:p w14:paraId="0000000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320"/>
                <w:tab w:val="right" w:pos="8640"/>
              </w:tabs>
              <w:spacing w:before="0" w:after="0" w:line="240" w:lineRule="auto"/>
              <w:ind w:left="0" w:right="-144" w:firstLine="0"/>
              <w:jc w:val="left"/>
              <w:rPr>
                <w:rFonts w:ascii="Times New Roman" w:hAnsi="Times New Roman" w:eastAsia="Times New Roman" w:cs="Times New Roman"/>
                <w:b w:val="0"/>
                <w:i w:val="0"/>
                <w:smallCaps w:val="0"/>
                <w:strike w:val="0"/>
                <w:color w:val="000000"/>
                <w:sz w:val="12"/>
                <w:szCs w:val="12"/>
                <w:u w:val="none"/>
                <w:shd w:val="clear" w:fill="auto"/>
                <w:vertAlign w:val="baseline"/>
              </w:rPr>
            </w:pPr>
            <w:r>
              <w:rPr>
                <w:rFonts w:ascii="Times New Roman" w:hAnsi="Times New Roman" w:eastAsia="Times New Roman" w:cs="Times New Roman"/>
                <w:b w:val="0"/>
                <w:i w:val="0"/>
                <w:smallCaps w:val="0"/>
                <w:strike w:val="0"/>
                <w:color w:val="000000"/>
                <w:sz w:val="12"/>
                <w:szCs w:val="12"/>
                <w:u w:val="none"/>
                <w:shd w:val="clear" w:fill="auto"/>
                <w:vertAlign w:val="baseline"/>
                <w:rtl w:val="0"/>
              </w:rPr>
              <w:t>01.02.2024</w:t>
            </w:r>
          </w:p>
        </w:tc>
      </w:tr>
      <w:tr w14:paraId="3A9C62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40" w:hRule="atLeast"/>
        </w:trPr>
        <w:tc>
          <w:tcPr>
            <w:vMerge w:val="continue"/>
            <w:vAlign w:val="center"/>
          </w:tcPr>
          <w:p w14:paraId="0000000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b w:val="0"/>
                <w:i w:val="0"/>
                <w:smallCaps w:val="0"/>
                <w:strike w:val="0"/>
                <w:color w:val="000000"/>
                <w:sz w:val="12"/>
                <w:szCs w:val="12"/>
                <w:u w:val="none"/>
                <w:shd w:val="clear" w:fill="auto"/>
                <w:vertAlign w:val="baseline"/>
              </w:rPr>
            </w:pPr>
          </w:p>
        </w:tc>
        <w:tc>
          <w:tcPr>
            <w:vMerge w:val="restart"/>
            <w:vAlign w:val="center"/>
          </w:tcPr>
          <w:p w14:paraId="0000000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320"/>
                <w:tab w:val="right" w:pos="8640"/>
              </w:tabs>
              <w:spacing w:before="0" w:after="0" w:line="240" w:lineRule="auto"/>
              <w:ind w:left="0" w:right="0" w:firstLine="0"/>
              <w:jc w:val="center"/>
              <w:rPr>
                <w:rFonts w:ascii="Times New Roman" w:hAnsi="Times New Roman" w:eastAsia="Times New Roman" w:cs="Times New Roman"/>
                <w:b w:val="0"/>
                <w:i w:val="0"/>
                <w:smallCaps w:val="0"/>
                <w:strike w:val="0"/>
                <w:color w:val="000000"/>
                <w:sz w:val="26"/>
                <w:szCs w:val="26"/>
                <w:u w:val="none"/>
                <w:shd w:val="clear" w:fill="auto"/>
                <w:vertAlign w:val="baseline"/>
              </w:rPr>
            </w:pPr>
            <w:r>
              <w:rPr>
                <w:rFonts w:ascii="Times New Roman" w:hAnsi="Times New Roman" w:eastAsia="Times New Roman" w:cs="Times New Roman"/>
                <w:b w:val="0"/>
                <w:i w:val="0"/>
                <w:smallCaps w:val="0"/>
                <w:strike w:val="0"/>
                <w:color w:val="000000"/>
                <w:sz w:val="28"/>
                <w:szCs w:val="28"/>
                <w:u w:val="none"/>
                <w:shd w:val="clear" w:fill="auto"/>
                <w:vertAlign w:val="baseline"/>
                <w:rtl w:val="0"/>
              </w:rPr>
              <w:t>Crewing Management Manual</w:t>
            </w:r>
          </w:p>
          <w:p w14:paraId="0000000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320"/>
                <w:tab w:val="right" w:pos="8640"/>
              </w:tabs>
              <w:spacing w:before="0" w:after="0" w:line="240" w:lineRule="auto"/>
              <w:ind w:left="0" w:right="0" w:firstLine="0"/>
              <w:jc w:val="center"/>
              <w:rPr>
                <w:rFonts w:ascii="Times New Roman" w:hAnsi="Times New Roman" w:eastAsia="Times New Roman" w:cs="Times New Roman"/>
                <w:b w:val="0"/>
                <w:i w:val="0"/>
                <w:smallCaps w:val="0"/>
                <w:strike w:val="0"/>
                <w:color w:val="000000"/>
                <w:sz w:val="26"/>
                <w:szCs w:val="26"/>
                <w:u w:val="none"/>
                <w:shd w:val="clear" w:fill="auto"/>
                <w:vertAlign w:val="baseline"/>
              </w:rPr>
            </w:pPr>
            <w:r>
              <w:rPr>
                <w:rFonts w:ascii="Arial Narrow" w:hAnsi="Arial Narrow" w:eastAsia="Arial Narrow" w:cs="Arial Narrow"/>
                <w:b w:val="0"/>
                <w:i w:val="0"/>
                <w:smallCaps w:val="0"/>
                <w:strike w:val="0"/>
                <w:color w:val="000000"/>
                <w:sz w:val="26"/>
                <w:szCs w:val="26"/>
                <w:u w:val="none"/>
                <w:shd w:val="clear" w:fill="auto"/>
                <w:vertAlign w:val="baseline"/>
                <w:rtl w:val="0"/>
              </w:rPr>
              <w:t>Seafarer Employment Application</w:t>
            </w:r>
          </w:p>
        </w:tc>
        <w:tc>
          <w:tcPr>
            <w:vAlign w:val="center"/>
          </w:tcPr>
          <w:p w14:paraId="0000000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320"/>
                <w:tab w:val="right" w:pos="8640"/>
              </w:tabs>
              <w:spacing w:before="0" w:after="0" w:line="240" w:lineRule="auto"/>
              <w:ind w:left="0" w:right="0" w:firstLine="0"/>
              <w:jc w:val="left"/>
              <w:rPr>
                <w:rFonts w:ascii="Times New Roman" w:hAnsi="Times New Roman" w:eastAsia="Times New Roman" w:cs="Times New Roman"/>
                <w:b/>
                <w:i w:val="0"/>
                <w:smallCaps w:val="0"/>
                <w:strike w:val="0"/>
                <w:color w:val="000000"/>
                <w:sz w:val="14"/>
                <w:szCs w:val="14"/>
                <w:u w:val="none"/>
                <w:shd w:val="clear" w:fill="auto"/>
                <w:vertAlign w:val="baseline"/>
              </w:rPr>
            </w:pPr>
            <w:r>
              <w:rPr>
                <w:rFonts w:ascii="Times New Roman" w:hAnsi="Times New Roman" w:eastAsia="Times New Roman" w:cs="Times New Roman"/>
                <w:b/>
                <w:i w:val="0"/>
                <w:smallCaps w:val="0"/>
                <w:strike w:val="0"/>
                <w:color w:val="000000"/>
                <w:sz w:val="14"/>
                <w:szCs w:val="14"/>
                <w:u w:val="none"/>
                <w:shd w:val="clear" w:fill="auto"/>
                <w:vertAlign w:val="baseline"/>
                <w:rtl w:val="0"/>
              </w:rPr>
              <w:t>Revision</w:t>
            </w:r>
          </w:p>
        </w:tc>
        <w:tc>
          <w:tcPr>
            <w:vAlign w:val="center"/>
          </w:tcPr>
          <w:p w14:paraId="0000000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320"/>
                <w:tab w:val="right" w:pos="8640"/>
              </w:tabs>
              <w:spacing w:before="0" w:after="0" w:line="240" w:lineRule="auto"/>
              <w:ind w:left="0" w:right="0" w:firstLine="0"/>
              <w:jc w:val="left"/>
              <w:rPr>
                <w:rFonts w:ascii="Times New Roman" w:hAnsi="Times New Roman" w:eastAsia="Times New Roman" w:cs="Times New Roman"/>
                <w:b w:val="0"/>
                <w:i w:val="0"/>
                <w:smallCaps w:val="0"/>
                <w:strike w:val="0"/>
                <w:color w:val="000000"/>
                <w:sz w:val="12"/>
                <w:szCs w:val="12"/>
                <w:u w:val="none"/>
                <w:shd w:val="clear" w:fill="auto"/>
                <w:vertAlign w:val="baseline"/>
              </w:rPr>
            </w:pPr>
            <w:r>
              <w:rPr>
                <w:rFonts w:ascii="Times New Roman" w:hAnsi="Times New Roman" w:eastAsia="Times New Roman" w:cs="Times New Roman"/>
                <w:b w:val="0"/>
                <w:i w:val="0"/>
                <w:smallCaps w:val="0"/>
                <w:strike w:val="0"/>
                <w:color w:val="000000"/>
                <w:sz w:val="12"/>
                <w:szCs w:val="12"/>
                <w:u w:val="none"/>
                <w:shd w:val="clear" w:fill="auto"/>
                <w:vertAlign w:val="baseline"/>
                <w:rtl w:val="0"/>
              </w:rPr>
              <w:t>1.3</w:t>
            </w:r>
          </w:p>
        </w:tc>
      </w:tr>
      <w:tr w14:paraId="5432A0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40" w:hRule="atLeast"/>
        </w:trPr>
        <w:tc>
          <w:tcPr>
            <w:vMerge w:val="continue"/>
            <w:vAlign w:val="center"/>
          </w:tcPr>
          <w:p w14:paraId="0000001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b w:val="0"/>
                <w:i w:val="0"/>
                <w:smallCaps w:val="0"/>
                <w:strike w:val="0"/>
                <w:color w:val="000000"/>
                <w:sz w:val="12"/>
                <w:szCs w:val="12"/>
                <w:u w:val="none"/>
                <w:shd w:val="clear" w:fill="auto"/>
                <w:vertAlign w:val="baseline"/>
              </w:rPr>
            </w:pPr>
          </w:p>
        </w:tc>
        <w:tc>
          <w:tcPr>
            <w:vMerge w:val="continue"/>
            <w:vAlign w:val="center"/>
          </w:tcPr>
          <w:p w14:paraId="0000001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b w:val="0"/>
                <w:i w:val="0"/>
                <w:smallCaps w:val="0"/>
                <w:strike w:val="0"/>
                <w:color w:val="000000"/>
                <w:sz w:val="12"/>
                <w:szCs w:val="12"/>
                <w:u w:val="none"/>
                <w:shd w:val="clear" w:fill="auto"/>
                <w:vertAlign w:val="baseline"/>
              </w:rPr>
            </w:pPr>
          </w:p>
        </w:tc>
        <w:tc>
          <w:tcPr>
            <w:vAlign w:val="center"/>
          </w:tcPr>
          <w:p w14:paraId="0000001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320"/>
                <w:tab w:val="right" w:pos="8640"/>
              </w:tabs>
              <w:spacing w:before="0" w:after="0" w:line="240" w:lineRule="auto"/>
              <w:ind w:left="0" w:right="0" w:firstLine="0"/>
              <w:jc w:val="left"/>
              <w:rPr>
                <w:rFonts w:ascii="Times New Roman" w:hAnsi="Times New Roman" w:eastAsia="Times New Roman" w:cs="Times New Roman"/>
                <w:b/>
                <w:i w:val="0"/>
                <w:smallCaps w:val="0"/>
                <w:strike w:val="0"/>
                <w:color w:val="000000"/>
                <w:sz w:val="14"/>
                <w:szCs w:val="14"/>
                <w:u w:val="none"/>
                <w:shd w:val="clear" w:fill="auto"/>
                <w:vertAlign w:val="baseline"/>
              </w:rPr>
            </w:pPr>
            <w:r>
              <w:rPr>
                <w:rFonts w:ascii="Times New Roman" w:hAnsi="Times New Roman" w:eastAsia="Times New Roman" w:cs="Times New Roman"/>
                <w:b/>
                <w:i w:val="0"/>
                <w:smallCaps w:val="0"/>
                <w:strike w:val="0"/>
                <w:color w:val="000000"/>
                <w:sz w:val="14"/>
                <w:szCs w:val="14"/>
                <w:u w:val="none"/>
                <w:shd w:val="clear" w:fill="auto"/>
                <w:vertAlign w:val="baseline"/>
                <w:rtl w:val="0"/>
              </w:rPr>
              <w:t>Page</w:t>
            </w:r>
          </w:p>
        </w:tc>
        <w:tc>
          <w:tcPr>
            <w:vAlign w:val="center"/>
          </w:tcPr>
          <w:p w14:paraId="0000001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320"/>
                <w:tab w:val="right" w:pos="8640"/>
              </w:tabs>
              <w:spacing w:before="0" w:after="0" w:line="240" w:lineRule="auto"/>
              <w:ind w:left="0" w:right="0" w:firstLine="0"/>
              <w:jc w:val="left"/>
              <w:rPr>
                <w:rFonts w:ascii="Times New Roman" w:hAnsi="Times New Roman" w:eastAsia="Times New Roman" w:cs="Times New Roman"/>
                <w:b w:val="0"/>
                <w:i w:val="0"/>
                <w:smallCaps w:val="0"/>
                <w:strike w:val="0"/>
                <w:color w:val="000000"/>
                <w:sz w:val="12"/>
                <w:szCs w:val="12"/>
                <w:u w:val="none"/>
                <w:shd w:val="clear" w:fill="auto"/>
                <w:vertAlign w:val="baseline"/>
              </w:rPr>
            </w:pPr>
            <w:r>
              <w:rPr>
                <w:rFonts w:ascii="Times New Roman" w:hAnsi="Times New Roman" w:eastAsia="Times New Roman" w:cs="Times New Roman"/>
                <w:b w:val="0"/>
                <w:i w:val="0"/>
                <w:smallCaps w:val="0"/>
                <w:strike w:val="0"/>
                <w:color w:val="000000"/>
                <w:sz w:val="12"/>
                <w:szCs w:val="12"/>
                <w:u w:val="none"/>
                <w:shd w:val="clear" w:fill="auto"/>
                <w:vertAlign w:val="baseline"/>
                <w:rtl w:val="0"/>
              </w:rPr>
              <w:t>4</w:t>
            </w:r>
          </w:p>
        </w:tc>
      </w:tr>
    </w:tbl>
    <w:p w14:paraId="00000014"/>
    <w:tbl>
      <w:tblPr>
        <w:tblStyle w:val="28"/>
        <w:tblpPr w:leftFromText="180" w:rightFromText="180" w:vertAnchor="page" w:horzAnchor="margin" w:tblpXSpec="left" w:tblpY="1993"/>
        <w:tblW w:w="890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3982"/>
        <w:gridCol w:w="4923"/>
      </w:tblGrid>
      <w:tr w14:paraId="058D77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70" w:hRule="atLeast"/>
        </w:trPr>
        <w:tc>
          <w:tcPr>
            <w:shd w:val="clear" w:color="auto" w:fill="D9D9D9"/>
            <w:vAlign w:val="center"/>
          </w:tcPr>
          <w:p w14:paraId="00000015">
            <w:pPr>
              <w:spacing w:before="40" w:after="40"/>
              <w:rPr>
                <w:rFonts w:ascii="Arial" w:hAnsi="Arial" w:eastAsia="Arial" w:cs="Arial"/>
              </w:rPr>
            </w:pPr>
            <w:r>
              <w:rPr>
                <w:rFonts w:ascii="Arial" w:hAnsi="Arial" w:eastAsia="Arial" w:cs="Arial"/>
                <w:rtl w:val="0"/>
              </w:rPr>
              <w:t>Application For Position as</w:t>
            </w:r>
          </w:p>
        </w:tc>
        <w:tc>
          <w:tcPr>
            <w:vAlign w:val="center"/>
          </w:tcPr>
          <w:sdt>
            <w:sdtPr>
              <w:tag w:val="goog_rdk_1"/>
              <w:id w:val="147480442"/>
            </w:sdtPr>
            <w:sdtContent>
              <w:p w14:paraId="00000016">
                <w:pPr>
                  <w:rPr>
                    <w:rFonts w:ascii="Arial" w:hAnsi="Arial" w:eastAsia="Arial" w:cs="Arial"/>
                    <w:b/>
                  </w:rPr>
                </w:pPr>
                <w:sdt>
                  <w:sdtPr>
                    <w:tag w:val="goog_rdk_0"/>
                    <w:id w:val="147469022"/>
                  </w:sdtPr>
                  <w:sdtContent>
                    <w:r>
                      <w:rPr>
                        <w:rFonts w:ascii="Arial" w:hAnsi="Arial" w:eastAsia="Arial" w:cs="Arial"/>
                        <w:b/>
                        <w:rtl w:val="0"/>
                        <w:rPrChange w:id="0" w:author="Samy Elsayed" w:date="2024-10-30T12:43:08Z">
                          <w:rPr>
                            <w:rFonts w:ascii="Arial" w:hAnsi="Arial" w:eastAsia="Arial" w:cs="Arial"/>
                            <w:b/>
                          </w:rPr>
                        </w:rPrChange>
                      </w:rPr>
                      <w:t>CHIEF ENGINEER</w:t>
                    </w:r>
                  </w:sdtContent>
                </w:sdt>
              </w:p>
            </w:sdtContent>
          </w:sdt>
        </w:tc>
      </w:tr>
      <w:tr w14:paraId="7A0294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40" w:hRule="atLeast"/>
        </w:trPr>
        <w:tc>
          <w:tcPr>
            <w:shd w:val="clear" w:color="auto" w:fill="D9D9D9"/>
            <w:vAlign w:val="center"/>
          </w:tcPr>
          <w:p w14:paraId="00000017">
            <w:pPr>
              <w:spacing w:before="40" w:after="40"/>
              <w:rPr>
                <w:rFonts w:ascii="Arial" w:hAnsi="Arial" w:eastAsia="Arial" w:cs="Arial"/>
              </w:rPr>
            </w:pPr>
            <w:r>
              <w:rPr>
                <w:rFonts w:ascii="Arial" w:hAnsi="Arial" w:eastAsia="Arial" w:cs="Arial"/>
                <w:rtl w:val="0"/>
              </w:rPr>
              <w:t>Register Code.</w:t>
            </w:r>
          </w:p>
        </w:tc>
        <w:tc>
          <w:tcPr>
            <w:vAlign w:val="center"/>
          </w:tcPr>
          <w:p w14:paraId="00000018">
            <w:pPr>
              <w:rPr>
                <w:rFonts w:ascii="Arial" w:hAnsi="Arial" w:eastAsia="Arial" w:cs="Arial"/>
                <w:b/>
              </w:rPr>
            </w:pPr>
            <w:r>
              <w:rPr>
                <w:rFonts w:hint="default" w:ascii="Arial" w:hAnsi="Arial" w:eastAsia="Arial"/>
                <w:b/>
              </w:rPr>
              <w:t>EO-1.049</w:t>
            </w:r>
          </w:p>
        </w:tc>
      </w:tr>
      <w:tr w14:paraId="5413AB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40" w:hRule="atLeast"/>
        </w:trPr>
        <w:tc>
          <w:tcPr>
            <w:tcBorders>
              <w:bottom w:val="single" w:color="000000" w:sz="4" w:space="0"/>
            </w:tcBorders>
            <w:shd w:val="clear" w:color="auto" w:fill="D9D9D9"/>
            <w:vAlign w:val="center"/>
          </w:tcPr>
          <w:p w14:paraId="00000019">
            <w:pPr>
              <w:spacing w:before="40" w:after="40"/>
              <w:rPr>
                <w:rFonts w:ascii="Arial" w:hAnsi="Arial" w:eastAsia="Arial" w:cs="Arial"/>
              </w:rPr>
            </w:pPr>
            <w:r>
              <w:rPr>
                <w:rFonts w:ascii="Arial" w:hAnsi="Arial" w:eastAsia="Arial" w:cs="Arial"/>
                <w:rtl w:val="0"/>
              </w:rPr>
              <w:t>Other Position (If Any)</w:t>
            </w:r>
          </w:p>
        </w:tc>
        <w:tc>
          <w:tcPr>
            <w:tcBorders>
              <w:bottom w:val="single" w:color="000000" w:sz="4" w:space="0"/>
            </w:tcBorders>
            <w:vAlign w:val="center"/>
          </w:tcPr>
          <w:p w14:paraId="0000001A">
            <w:pPr>
              <w:rPr>
                <w:rFonts w:ascii="Arial" w:hAnsi="Arial" w:eastAsia="Arial" w:cs="Arial"/>
                <w:b/>
              </w:rPr>
            </w:pPr>
          </w:p>
        </w:tc>
      </w:tr>
      <w:tr w14:paraId="401CF0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40" w:hRule="atLeast"/>
        </w:trPr>
        <w:tc>
          <w:tcPr>
            <w:shd w:val="clear" w:color="auto" w:fill="D9D9D9"/>
            <w:vAlign w:val="center"/>
          </w:tcPr>
          <w:p w14:paraId="0000001B">
            <w:pPr>
              <w:spacing w:before="40" w:after="40"/>
              <w:rPr>
                <w:rFonts w:ascii="Arial" w:hAnsi="Arial" w:eastAsia="Arial" w:cs="Arial"/>
              </w:rPr>
            </w:pPr>
            <w:r>
              <w:rPr>
                <w:rFonts w:ascii="Arial" w:hAnsi="Arial" w:eastAsia="Arial" w:cs="Arial"/>
                <w:rtl w:val="0"/>
              </w:rPr>
              <w:t>Register Date</w:t>
            </w:r>
          </w:p>
        </w:tc>
        <w:tc>
          <w:tcPr>
            <w:vAlign w:val="center"/>
          </w:tcPr>
          <w:p w14:paraId="0000001C">
            <w:pPr>
              <w:rPr>
                <w:rFonts w:ascii="Arial" w:hAnsi="Arial" w:eastAsia="Arial" w:cs="Arial"/>
                <w:b/>
              </w:rPr>
            </w:pPr>
            <w:r>
              <w:rPr>
                <w:rFonts w:hint="default" w:ascii="Calibri" w:hAnsi="Calibri" w:eastAsia="SimSun" w:cs="Calibri"/>
                <w:i w:val="0"/>
                <w:iCs w:val="0"/>
                <w:color w:val="000000"/>
                <w:kern w:val="0"/>
                <w:sz w:val="22"/>
                <w:szCs w:val="22"/>
                <w:u w:val="none"/>
                <w:lang w:val="en-US" w:eastAsia="zh-CN" w:bidi="ar"/>
              </w:rPr>
              <w:t>03.11.2024</w:t>
            </w:r>
            <w:sdt>
              <w:sdtPr>
                <w:tag w:val="goog_rdk_3"/>
                <w:id w:val="147463376"/>
              </w:sdtPr>
              <w:sdtContent>
                <w:sdt>
                  <w:sdtPr>
                    <w:tag w:val="goog_rdk_2"/>
                    <w:id w:val="147480045"/>
                  </w:sdtPr>
                  <w:sdtContent/>
                </w:sdt>
              </w:sdtContent>
            </w:sdt>
          </w:p>
        </w:tc>
      </w:tr>
      <w:tr w14:paraId="64CC24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40" w:hRule="atLeast"/>
        </w:trPr>
        <w:tc>
          <w:tcPr>
            <w:shd w:val="clear" w:color="auto" w:fill="D9D9D9"/>
            <w:vAlign w:val="center"/>
          </w:tcPr>
          <w:p w14:paraId="0000001D">
            <w:pPr>
              <w:spacing w:before="40" w:after="40"/>
              <w:rPr>
                <w:rFonts w:ascii="Arial" w:hAnsi="Arial" w:eastAsia="Arial" w:cs="Arial"/>
              </w:rPr>
            </w:pPr>
            <w:r>
              <w:rPr>
                <w:rFonts w:ascii="Arial" w:hAnsi="Arial" w:eastAsia="Arial" w:cs="Arial"/>
                <w:rtl w:val="0"/>
              </w:rPr>
              <w:t>Last up Date Data</w:t>
            </w:r>
          </w:p>
        </w:tc>
        <w:tc>
          <w:tcPr>
            <w:vAlign w:val="center"/>
          </w:tcPr>
          <w:sdt>
            <w:sdtPr>
              <w:tag w:val="goog_rdk_5"/>
              <w:id w:val="147482921"/>
            </w:sdtPr>
            <w:sdtContent>
              <w:p w14:paraId="0000001E">
                <w:pPr>
                  <w:rPr>
                    <w:rFonts w:ascii="Arial" w:hAnsi="Arial" w:eastAsia="Arial" w:cs="Arial"/>
                    <w:b/>
                  </w:rPr>
                </w:pPr>
                <w:sdt>
                  <w:sdtPr>
                    <w:tag w:val="goog_rdk_4"/>
                    <w:id w:val="147463235"/>
                  </w:sdtPr>
                  <w:sdtContent/>
                </w:sdt>
              </w:p>
            </w:sdtContent>
          </w:sdt>
        </w:tc>
      </w:tr>
      <w:tr w14:paraId="3A430E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40" w:hRule="atLeast"/>
        </w:trPr>
        <w:tc>
          <w:tcPr>
            <w:shd w:val="clear" w:color="auto" w:fill="D9D9D9"/>
            <w:vAlign w:val="center"/>
          </w:tcPr>
          <w:p w14:paraId="0000001F">
            <w:pPr>
              <w:spacing w:before="40" w:after="40"/>
              <w:rPr>
                <w:rFonts w:ascii="Arial" w:hAnsi="Arial" w:eastAsia="Arial" w:cs="Arial"/>
              </w:rPr>
            </w:pPr>
            <w:r>
              <w:rPr>
                <w:rFonts w:ascii="Arial" w:hAnsi="Arial" w:eastAsia="Arial" w:cs="Arial"/>
                <w:rtl w:val="0"/>
              </w:rPr>
              <w:t xml:space="preserve">Expected Salary / Available Date </w:t>
            </w:r>
          </w:p>
        </w:tc>
        <w:tc>
          <w:tcPr>
            <w:vAlign w:val="center"/>
          </w:tcPr>
          <w:p w14:paraId="00000020">
            <w:pPr>
              <w:rPr>
                <w:rFonts w:ascii="Arial" w:hAnsi="Arial" w:eastAsia="Arial" w:cs="Arial"/>
                <w:b/>
              </w:rPr>
            </w:pPr>
          </w:p>
        </w:tc>
      </w:tr>
    </w:tbl>
    <w:p w14:paraId="00000021">
      <w:r>
        <mc:AlternateContent>
          <mc:Choice Requires="wps">
            <w:drawing>
              <wp:anchor distT="0" distB="0" distL="114300" distR="114300" simplePos="0" relativeHeight="251659264" behindDoc="0" locked="0" layoutInCell="1" allowOverlap="1">
                <wp:simplePos x="0" y="0"/>
                <wp:positionH relativeFrom="column">
                  <wp:posOffset>5702300</wp:posOffset>
                </wp:positionH>
                <wp:positionV relativeFrom="paragraph">
                  <wp:posOffset>0</wp:posOffset>
                </wp:positionV>
                <wp:extent cx="1426845" cy="1320165"/>
                <wp:effectExtent l="0" t="0" r="0" b="0"/>
                <wp:wrapNone/>
                <wp:docPr id="221722242" name="Rectangles 221722242"/>
                <wp:cNvGraphicFramePr/>
                <a:graphic xmlns:a="http://schemas.openxmlformats.org/drawingml/2006/main">
                  <a:graphicData uri="http://schemas.microsoft.com/office/word/2010/wordprocessingShape">
                    <wps:wsp>
                      <wps:cNvSpPr/>
                      <wps:spPr>
                        <a:xfrm>
                          <a:off x="4637340" y="3124680"/>
                          <a:ext cx="1417320" cy="131064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78804107">
                            <w:pPr>
                              <w:spacing w:before="0" w:after="0" w:line="240" w:lineRule="auto"/>
                              <w:ind w:left="0" w:right="0" w:firstLine="0"/>
                              <w:jc w:val="center"/>
                            </w:pPr>
                          </w:p>
                        </w:txbxContent>
                      </wps:txbx>
                      <wps:bodyPr spcFirstLastPara="1" wrap="square" lIns="91425" tIns="45700" rIns="91425" bIns="45700" anchor="t" anchorCtr="0">
                        <a:noAutofit/>
                      </wps:bodyPr>
                    </wps:wsp>
                  </a:graphicData>
                </a:graphic>
              </wp:anchor>
            </w:drawing>
          </mc:Choice>
          <mc:Fallback>
            <w:pict>
              <v:rect id="_x0000_s1026" o:spid="_x0000_s1026" o:spt="1" style="position:absolute;left:0pt;margin-left:449pt;margin-top:0pt;height:103.95pt;width:112.35pt;z-index:251659264;mso-width-relative:page;mso-height-relative:page;" fillcolor="#FFFFFF" filled="t" stroked="t" coordsize="21600,21600" o:gfxdata="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EBBEjdYAAAAJAQAADwAA&#10;AAAAAAABACAAAAAiAAAAZHJzL2Rvd25yZXYueG1sUEsBAhQAFAAAAAgAh07iQD9kiUhRAgAA0QQA&#10;AA4AAAAAAAAAAQAgAAAAJQEAAGRycy9lMm9Eb2MueG1sUEsFBgAAAAAGAAYAWQEAAOgFAAAAAA==&#10;">
                <v:fill on="t" focussize="0,0"/>
                <v:stroke color="#000000" miterlimit="8" joinstyle="miter" startarrowwidth="narrow" startarrowlength="short" endarrowwidth="narrow" endarrowlength="short"/>
                <v:imagedata o:title=""/>
                <o:lock v:ext="edit" aspectratio="f"/>
                <v:textbox inset="7.1988188976378pt,3.59842519685039pt,7.1988188976378pt,3.59842519685039pt">
                  <w:txbxContent>
                    <w:p w14:paraId="78804107">
                      <w:pPr>
                        <w:spacing w:before="0" w:after="0" w:line="240" w:lineRule="auto"/>
                        <w:ind w:left="0" w:right="0" w:firstLine="0"/>
                        <w:jc w:val="center"/>
                      </w:pPr>
                    </w:p>
                  </w:txbxContent>
                </v:textbox>
              </v:rect>
            </w:pict>
          </mc:Fallback>
        </mc:AlternateContent>
      </w:r>
    </w:p>
    <w:p w14:paraId="00000022"/>
    <w:p w14:paraId="00000023"/>
    <w:p w14:paraId="00000024"/>
    <w:p w14:paraId="00000025"/>
    <w:p w14:paraId="00000026"/>
    <w:tbl>
      <w:tblPr>
        <w:tblStyle w:val="29"/>
        <w:tblpPr w:leftFromText="180" w:rightFromText="180" w:vertAnchor="text" w:tblpXSpec="left" w:tblpY="927"/>
        <w:tblW w:w="1127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2160"/>
        <w:gridCol w:w="439"/>
        <w:gridCol w:w="188"/>
        <w:gridCol w:w="1623"/>
        <w:gridCol w:w="221"/>
        <w:gridCol w:w="409"/>
        <w:gridCol w:w="625"/>
        <w:gridCol w:w="290"/>
        <w:gridCol w:w="233"/>
        <w:gridCol w:w="143"/>
        <w:gridCol w:w="539"/>
        <w:gridCol w:w="415"/>
        <w:gridCol w:w="97"/>
        <w:gridCol w:w="639"/>
        <w:gridCol w:w="279"/>
        <w:gridCol w:w="360"/>
        <w:gridCol w:w="95"/>
        <w:gridCol w:w="87"/>
        <w:gridCol w:w="356"/>
        <w:gridCol w:w="566"/>
        <w:gridCol w:w="61"/>
        <w:gridCol w:w="211"/>
        <w:gridCol w:w="1234"/>
      </w:tblGrid>
      <w:tr w14:paraId="5A726D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326" w:hRule="atLeast"/>
        </w:trPr>
        <w:tc>
          <w:tcPr>
            <w:gridSpan w:val="23"/>
            <w:shd w:val="clear" w:color="auto" w:fill="D9D9D9"/>
            <w:vAlign w:val="center"/>
          </w:tcPr>
          <w:p w14:paraId="00000027">
            <w:pPr>
              <w:pStyle w:val="2"/>
              <w:spacing w:before="40" w:after="40"/>
              <w:rPr>
                <w:sz w:val="22"/>
                <w:szCs w:val="22"/>
              </w:rPr>
            </w:pPr>
            <w:r>
              <w:rPr>
                <w:sz w:val="22"/>
                <w:szCs w:val="22"/>
                <w:rtl w:val="0"/>
              </w:rPr>
              <w:t>1. PERSONAL DETAILS</w:t>
            </w:r>
          </w:p>
        </w:tc>
      </w:tr>
      <w:tr w14:paraId="016E56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08" w:hRule="atLeast"/>
        </w:trPr>
        <w:tc>
          <w:tcPr>
            <w:shd w:val="clear" w:color="auto" w:fill="F2F2F2"/>
            <w:vAlign w:val="center"/>
          </w:tcPr>
          <w:p w14:paraId="0000003E">
            <w:pPr>
              <w:spacing w:before="40" w:after="40"/>
              <w:rPr>
                <w:rFonts w:ascii="Arial" w:hAnsi="Arial" w:eastAsia="Arial" w:cs="Arial"/>
              </w:rPr>
            </w:pPr>
            <w:r>
              <w:rPr>
                <w:rFonts w:ascii="Arial" w:hAnsi="Arial" w:eastAsia="Arial" w:cs="Arial"/>
                <w:rtl w:val="0"/>
              </w:rPr>
              <w:t>Full Name</w:t>
            </w:r>
          </w:p>
        </w:tc>
        <w:tc>
          <w:tcPr>
            <w:gridSpan w:val="22"/>
            <w:vAlign w:val="center"/>
          </w:tcPr>
          <w:sdt>
            <w:sdtPr>
              <w:tag w:val="goog_rdk_7"/>
              <w:id w:val="147477707"/>
            </w:sdtPr>
            <w:sdtContent>
              <w:p w14:paraId="0000003F">
                <w:pPr>
                  <w:spacing w:before="40" w:after="40"/>
                  <w:rPr>
                    <w:rFonts w:ascii="Arial" w:hAnsi="Arial" w:eastAsia="Arial" w:cs="Arial"/>
                    <w:sz w:val="18"/>
                    <w:szCs w:val="18"/>
                  </w:rPr>
                </w:pPr>
                <w:bookmarkStart w:id="2" w:name="_GoBack"/>
                <w:sdt>
                  <w:sdtPr>
                    <w:tag w:val="goog_rdk_6"/>
                    <w:id w:val="147481096"/>
                  </w:sdtPr>
                  <w:sdtContent>
                    <w:r>
                      <w:rPr>
                        <w:rFonts w:ascii="Arial" w:hAnsi="Arial" w:eastAsia="Arial" w:cs="Arial"/>
                        <w:sz w:val="18"/>
                        <w:szCs w:val="18"/>
                        <w:rtl w:val="0"/>
                        <w:rPrChange w:id="1" w:author="Samy Elsayed" w:date="2024-10-30T12:44:15Z">
                          <w:rPr>
                            <w:rFonts w:ascii="Arial" w:hAnsi="Arial" w:eastAsia="Arial" w:cs="Arial"/>
                            <w:sz w:val="18"/>
                            <w:szCs w:val="18"/>
                          </w:rPr>
                        </w:rPrChange>
                      </w:rPr>
                      <w:t>SAMY ELSAYED ABD ELMAWGOUD</w:t>
                    </w:r>
                    <w:bookmarkEnd w:id="2"/>
                  </w:sdtContent>
                </w:sdt>
              </w:p>
            </w:sdtContent>
          </w:sdt>
        </w:tc>
      </w:tr>
      <w:tr w14:paraId="2603E0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08" w:hRule="atLeast"/>
        </w:trPr>
        <w:tc>
          <w:tcPr>
            <w:shd w:val="clear" w:color="auto" w:fill="F2F2F2"/>
            <w:vAlign w:val="center"/>
          </w:tcPr>
          <w:p w14:paraId="00000055">
            <w:pPr>
              <w:spacing w:before="40" w:after="40"/>
              <w:rPr>
                <w:rFonts w:ascii="Arial" w:hAnsi="Arial" w:eastAsia="Arial" w:cs="Arial"/>
              </w:rPr>
            </w:pPr>
            <w:r>
              <w:rPr>
                <w:rFonts w:ascii="Arial" w:hAnsi="Arial" w:eastAsia="Arial" w:cs="Arial"/>
                <w:rtl w:val="0"/>
              </w:rPr>
              <w:t>Date Of Birth</w:t>
            </w:r>
          </w:p>
        </w:tc>
        <w:tc>
          <w:tcPr>
            <w:gridSpan w:val="6"/>
            <w:vAlign w:val="center"/>
          </w:tcPr>
          <w:sdt>
            <w:sdtPr>
              <w:tag w:val="goog_rdk_9"/>
              <w:id w:val="147480453"/>
            </w:sdtPr>
            <w:sdtContent>
              <w:p w14:paraId="00000056">
                <w:pPr>
                  <w:spacing w:before="40" w:after="40"/>
                  <w:rPr>
                    <w:rFonts w:ascii="Arial" w:hAnsi="Arial" w:eastAsia="Arial" w:cs="Arial"/>
                    <w:sz w:val="18"/>
                    <w:szCs w:val="18"/>
                  </w:rPr>
                </w:pPr>
                <w:sdt>
                  <w:sdtPr>
                    <w:tag w:val="goog_rdk_8"/>
                    <w:id w:val="147468337"/>
                  </w:sdtPr>
                  <w:sdtContent>
                    <w:r>
                      <w:rPr>
                        <w:rFonts w:ascii="Arial" w:hAnsi="Arial" w:eastAsia="Arial" w:cs="Arial"/>
                        <w:sz w:val="18"/>
                        <w:szCs w:val="18"/>
                        <w:rtl w:val="0"/>
                        <w:rPrChange w:id="2" w:author="Samy Elsayed" w:date="2024-10-30T12:44:27Z">
                          <w:rPr>
                            <w:rFonts w:ascii="Arial" w:hAnsi="Arial" w:eastAsia="Arial" w:cs="Arial"/>
                            <w:sz w:val="18"/>
                            <w:szCs w:val="18"/>
                          </w:rPr>
                        </w:rPrChange>
                      </w:rPr>
                      <w:t>27/08/1975</w:t>
                    </w:r>
                  </w:sdtContent>
                </w:sdt>
              </w:p>
            </w:sdtContent>
          </w:sdt>
        </w:tc>
        <w:tc>
          <w:tcPr>
            <w:gridSpan w:val="6"/>
            <w:shd w:val="clear" w:color="auto" w:fill="F2F2F2"/>
            <w:vAlign w:val="center"/>
          </w:tcPr>
          <w:p w14:paraId="0000005C">
            <w:pPr>
              <w:spacing w:before="40" w:after="40"/>
              <w:rPr>
                <w:rFonts w:ascii="Arial" w:hAnsi="Arial" w:eastAsia="Arial" w:cs="Arial"/>
              </w:rPr>
            </w:pPr>
            <w:r>
              <w:rPr>
                <w:rFonts w:ascii="Arial" w:hAnsi="Arial" w:eastAsia="Arial" w:cs="Arial"/>
                <w:rtl w:val="0"/>
              </w:rPr>
              <w:t>Marital Status</w:t>
            </w:r>
          </w:p>
        </w:tc>
        <w:tc>
          <w:tcPr>
            <w:gridSpan w:val="6"/>
            <w:vAlign w:val="center"/>
          </w:tcPr>
          <w:p w14:paraId="00000062">
            <w:pPr>
              <w:spacing w:before="40" w:after="40"/>
              <w:rPr>
                <w:rFonts w:ascii="Arial" w:hAnsi="Arial" w:eastAsia="Arial" w:cs="Arial"/>
                <w:sz w:val="18"/>
                <w:szCs w:val="18"/>
              </w:rPr>
            </w:pPr>
            <w:r>
              <w:rPr>
                <w:rFonts w:ascii="Arial" w:hAnsi="Arial" w:eastAsia="Arial" w:cs="Arial"/>
                <w:rtl w:val="0"/>
              </w:rPr>
              <w:t xml:space="preserve">Single     </w:t>
            </w:r>
            <w:r>
              <w:rPr>
                <w:rFonts w:ascii="Arial" w:hAnsi="Arial" w:eastAsia="Arial" w:cs="Arial"/>
                <w:b/>
                <w:rtl w:val="0"/>
              </w:rPr>
              <w:t>☐</w:t>
            </w:r>
          </w:p>
        </w:tc>
        <w:tc>
          <w:tcPr>
            <w:gridSpan w:val="4"/>
            <w:vAlign w:val="center"/>
          </w:tcPr>
          <w:sdt>
            <w:sdtPr>
              <w:tag w:val="goog_rdk_14"/>
              <w:id w:val="147464844"/>
            </w:sdtPr>
            <w:sdtContent>
              <w:p w14:paraId="00000068">
                <w:pPr>
                  <w:spacing w:before="40" w:after="40"/>
                  <w:rPr>
                    <w:rFonts w:ascii="Arial" w:hAnsi="Arial" w:eastAsia="Arial" w:cs="Arial"/>
                    <w:sz w:val="18"/>
                    <w:szCs w:val="18"/>
                    <w:highlight w:val="black"/>
                    <w:rPrChange w:id="3" w:author="Samy Elsayed" w:date="2024-10-30T12:38:40Z">
                      <w:rPr>
                        <w:rFonts w:ascii="Arial" w:hAnsi="Arial" w:eastAsia="Arial" w:cs="Arial"/>
                        <w:sz w:val="18"/>
                        <w:szCs w:val="18"/>
                      </w:rPr>
                    </w:rPrChange>
                  </w:rPr>
                </w:pPr>
                <w:r>
                  <w:rPr>
                    <w:rFonts w:ascii="Arial" w:hAnsi="Arial" w:eastAsia="Arial" w:cs="Arial"/>
                    <w:rtl w:val="0"/>
                  </w:rPr>
                  <w:t xml:space="preserve">Married       </w:t>
                </w:r>
                <w:sdt>
                  <w:sdtPr>
                    <w:tag w:val="goog_rdk_10"/>
                    <w:id w:val="147470148"/>
                  </w:sdtPr>
                  <w:sdtContent>
                    <w:ins w:id="4" w:author="Samy Elsayed" w:date="2024-10-30T12:38:09Z">
                      <w:r>
                        <w:rPr>
                          <w:rFonts w:ascii="Arial" w:hAnsi="Arial" w:eastAsia="Arial" w:cs="Arial"/>
                          <w:rtl w:val="0"/>
                        </w:rPr>
                        <w:t>*</w:t>
                      </w:r>
                    </w:ins>
                  </w:sdtContent>
                </w:sdt>
                <w:sdt>
                  <w:sdtPr>
                    <w:tag w:val="goog_rdk_11"/>
                    <w:id w:val="147452754"/>
                  </w:sdtPr>
                  <w:sdtContent>
                    <w:sdt>
                      <w:sdtPr>
                        <w:tag w:val="goog_rdk_12"/>
                        <w:id w:val="147472352"/>
                      </w:sdtPr>
                      <w:sdtContent>
                        <w:del w:id="5" w:author="Samy Elsayed" w:date="2024-10-30T12:37:57Z">
                          <w:r>
                            <w:rPr>
                              <w:rFonts w:ascii="Arial" w:hAnsi="Arial" w:eastAsia="Arial" w:cs="Arial"/>
                              <w:b/>
                              <w:highlight w:val="black"/>
                              <w:rtl w:val="0"/>
                              <w:rPrChange w:id="6" w:author="Samy Elsayed" w:date="2024-10-30T12:38:40Z">
                                <w:rPr>
                                  <w:rFonts w:ascii="Arial" w:hAnsi="Arial" w:eastAsia="Arial" w:cs="Arial"/>
                                  <w:b/>
                                </w:rPr>
                              </w:rPrChange>
                            </w:rPr>
                            <w:delText>☐</w:delText>
                          </w:r>
                        </w:del>
                      </w:sdtContent>
                    </w:sdt>
                  </w:sdtContent>
                </w:sdt>
                <w:sdt>
                  <w:sdtPr>
                    <w:tag w:val="goog_rdk_13"/>
                    <w:id w:val="147471036"/>
                  </w:sdtPr>
                  <w:sdtContent/>
                </w:sdt>
              </w:p>
            </w:sdtContent>
          </w:sdt>
        </w:tc>
      </w:tr>
      <w:tr w14:paraId="5984BE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08" w:hRule="atLeast"/>
        </w:trPr>
        <w:tc>
          <w:tcPr>
            <w:shd w:val="clear" w:color="auto" w:fill="F2F2F2"/>
            <w:vAlign w:val="center"/>
          </w:tcPr>
          <w:p w14:paraId="0000006C">
            <w:pPr>
              <w:spacing w:before="40" w:after="40"/>
              <w:rPr>
                <w:rFonts w:ascii="Arial" w:hAnsi="Arial" w:eastAsia="Arial" w:cs="Arial"/>
              </w:rPr>
            </w:pPr>
            <w:r>
              <w:rPr>
                <w:rFonts w:ascii="Arial" w:hAnsi="Arial" w:eastAsia="Arial" w:cs="Arial"/>
                <w:rtl w:val="0"/>
              </w:rPr>
              <w:t>Nationality</w:t>
            </w:r>
          </w:p>
        </w:tc>
        <w:tc>
          <w:tcPr>
            <w:gridSpan w:val="6"/>
            <w:vAlign w:val="center"/>
          </w:tcPr>
          <w:sdt>
            <w:sdtPr>
              <w:tag w:val="goog_rdk_16"/>
              <w:id w:val="147473347"/>
            </w:sdtPr>
            <w:sdtContent>
              <w:p w14:paraId="0000006D">
                <w:pPr>
                  <w:spacing w:before="40" w:after="40"/>
                  <w:rPr>
                    <w:rFonts w:ascii="Arial" w:hAnsi="Arial" w:eastAsia="Arial" w:cs="Arial"/>
                    <w:sz w:val="18"/>
                    <w:szCs w:val="18"/>
                  </w:rPr>
                </w:pPr>
                <w:sdt>
                  <w:sdtPr>
                    <w:tag w:val="goog_rdk_15"/>
                    <w:id w:val="147474177"/>
                  </w:sdtPr>
                  <w:sdtContent>
                    <w:r>
                      <w:rPr>
                        <w:rFonts w:ascii="Arial" w:hAnsi="Arial" w:eastAsia="Arial" w:cs="Arial"/>
                        <w:sz w:val="18"/>
                        <w:szCs w:val="18"/>
                        <w:rtl w:val="0"/>
                        <w:rPrChange w:id="7" w:author="Samy Elsayed" w:date="2024-10-30T12:44:36Z">
                          <w:rPr>
                            <w:rFonts w:ascii="Arial" w:hAnsi="Arial" w:eastAsia="Arial" w:cs="Arial"/>
                            <w:sz w:val="18"/>
                            <w:szCs w:val="18"/>
                          </w:rPr>
                        </w:rPrChange>
                      </w:rPr>
                      <w:t>EGYPTIAN</w:t>
                    </w:r>
                  </w:sdtContent>
                </w:sdt>
              </w:p>
            </w:sdtContent>
          </w:sdt>
        </w:tc>
        <w:tc>
          <w:tcPr>
            <w:gridSpan w:val="6"/>
            <w:shd w:val="clear" w:color="auto" w:fill="F2F2F2"/>
            <w:vAlign w:val="center"/>
          </w:tcPr>
          <w:p w14:paraId="00000073">
            <w:pPr>
              <w:spacing w:before="40" w:after="40"/>
              <w:rPr>
                <w:rFonts w:ascii="Arial" w:hAnsi="Arial" w:eastAsia="Arial" w:cs="Arial"/>
              </w:rPr>
            </w:pPr>
            <w:r>
              <w:rPr>
                <w:rFonts w:ascii="Arial" w:hAnsi="Arial" w:eastAsia="Arial" w:cs="Arial"/>
                <w:rtl w:val="0"/>
              </w:rPr>
              <w:t>Height (Cm)</w:t>
            </w:r>
          </w:p>
        </w:tc>
        <w:tc>
          <w:tcPr>
            <w:gridSpan w:val="4"/>
            <w:vAlign w:val="center"/>
          </w:tcPr>
          <w:sdt>
            <w:sdtPr>
              <w:tag w:val="goog_rdk_20"/>
              <w:id w:val="147462486"/>
            </w:sdtPr>
            <w:sdtContent>
              <w:p w14:paraId="00000079">
                <w:pPr>
                  <w:spacing w:before="40" w:after="40"/>
                  <w:rPr>
                    <w:rFonts w:ascii="Arial" w:hAnsi="Arial" w:eastAsia="Arial" w:cs="Arial"/>
                    <w:sz w:val="18"/>
                    <w:szCs w:val="18"/>
                  </w:rPr>
                </w:pPr>
                <w:sdt>
                  <w:sdtPr>
                    <w:tag w:val="goog_rdk_18"/>
                    <w:id w:val="147477931"/>
                  </w:sdtPr>
                  <w:sdtContent>
                    <w:ins w:id="8" w:author="Samy Elsayed" w:date="2024-10-30T12:40:07Z">
                      <w:r>
                        <w:rPr>
                          <w:rFonts w:ascii="Arial" w:hAnsi="Arial" w:eastAsia="Arial" w:cs="Arial"/>
                          <w:rtl w:val="0"/>
                        </w:rPr>
                        <w:t>170CM</w:t>
                      </w:r>
                    </w:ins>
                  </w:sdtContent>
                </w:sdt>
                <w:sdt>
                  <w:sdtPr>
                    <w:tag w:val="goog_rdk_19"/>
                    <w:id w:val="147452856"/>
                  </w:sdtPr>
                  <w:sdtContent/>
                </w:sdt>
              </w:p>
            </w:sdtContent>
          </w:sdt>
        </w:tc>
        <w:tc>
          <w:tcPr>
            <w:gridSpan w:val="5"/>
            <w:shd w:val="clear" w:color="auto" w:fill="F2F2F2"/>
            <w:vAlign w:val="center"/>
          </w:tcPr>
          <w:p w14:paraId="0000007D">
            <w:pPr>
              <w:spacing w:before="40" w:after="40"/>
              <w:rPr>
                <w:rFonts w:ascii="Arial" w:hAnsi="Arial" w:eastAsia="Arial" w:cs="Arial"/>
              </w:rPr>
            </w:pPr>
            <w:r>
              <w:rPr>
                <w:rFonts w:ascii="Arial" w:hAnsi="Arial" w:eastAsia="Arial" w:cs="Arial"/>
                <w:sz w:val="18"/>
                <w:szCs w:val="18"/>
                <w:rtl w:val="0"/>
              </w:rPr>
              <w:t>Weight (Kg)</w:t>
            </w:r>
          </w:p>
        </w:tc>
        <w:tc>
          <w:tcPr>
            <w:vAlign w:val="center"/>
          </w:tcPr>
          <w:p w14:paraId="00000082">
            <w:pPr>
              <w:spacing w:before="40" w:after="40"/>
              <w:rPr>
                <w:rFonts w:ascii="Arial" w:hAnsi="Arial" w:eastAsia="Arial" w:cs="Arial"/>
                <w:sz w:val="18"/>
                <w:szCs w:val="18"/>
              </w:rPr>
            </w:pPr>
            <w:sdt>
              <w:sdtPr>
                <w:tag w:val="goog_rdk_22"/>
                <w:id w:val="147453948"/>
              </w:sdtPr>
              <w:sdtContent>
                <w:ins w:id="9" w:author="Samy Elsayed" w:date="2024-10-30T12:42:10Z">
                  <w:r>
                    <w:rPr>
                      <w:rFonts w:ascii="Arial" w:hAnsi="Arial" w:eastAsia="Arial" w:cs="Arial"/>
                      <w:rtl w:val="0"/>
                    </w:rPr>
                    <w:t>67 K.G</w:t>
                  </w:r>
                </w:ins>
              </w:sdtContent>
            </w:sdt>
          </w:p>
        </w:tc>
      </w:tr>
      <w:tr w14:paraId="627BCE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08" w:hRule="atLeast"/>
        </w:trPr>
        <w:tc>
          <w:tcPr>
            <w:shd w:val="clear" w:color="auto" w:fill="F2F2F2"/>
            <w:vAlign w:val="center"/>
          </w:tcPr>
          <w:p w14:paraId="00000083">
            <w:pPr>
              <w:spacing w:before="40" w:after="40"/>
              <w:rPr>
                <w:rFonts w:ascii="Arial" w:hAnsi="Arial" w:eastAsia="Arial" w:cs="Arial"/>
                <w:color w:val="FF0000"/>
              </w:rPr>
            </w:pPr>
            <w:r>
              <w:rPr>
                <w:rFonts w:ascii="Arial" w:hAnsi="Arial" w:eastAsia="Arial" w:cs="Arial"/>
                <w:rtl w:val="0"/>
              </w:rPr>
              <w:t>Place Of Birth</w:t>
            </w:r>
          </w:p>
        </w:tc>
        <w:tc>
          <w:tcPr>
            <w:gridSpan w:val="6"/>
            <w:vAlign w:val="center"/>
          </w:tcPr>
          <w:sdt>
            <w:sdtPr>
              <w:tag w:val="goog_rdk_24"/>
              <w:id w:val="147454937"/>
            </w:sdtPr>
            <w:sdtContent>
              <w:p w14:paraId="00000084">
                <w:pPr>
                  <w:spacing w:before="40" w:after="40"/>
                  <w:rPr>
                    <w:rFonts w:ascii="Arial" w:hAnsi="Arial" w:eastAsia="Arial" w:cs="Arial"/>
                    <w:sz w:val="18"/>
                    <w:szCs w:val="18"/>
                  </w:rPr>
                </w:pPr>
                <w:sdt>
                  <w:sdtPr>
                    <w:tag w:val="goog_rdk_23"/>
                    <w:id w:val="147472668"/>
                  </w:sdtPr>
                  <w:sdtContent>
                    <w:r>
                      <w:rPr>
                        <w:rFonts w:ascii="Arial" w:hAnsi="Arial" w:eastAsia="Arial" w:cs="Arial"/>
                        <w:sz w:val="18"/>
                        <w:szCs w:val="18"/>
                        <w:rtl w:val="0"/>
                        <w:rPrChange w:id="10" w:author="Samy Elsayed" w:date="2024-10-30T12:44:46Z">
                          <w:rPr>
                            <w:rFonts w:ascii="Arial" w:hAnsi="Arial" w:eastAsia="Arial" w:cs="Arial"/>
                            <w:sz w:val="18"/>
                            <w:szCs w:val="18"/>
                          </w:rPr>
                        </w:rPrChange>
                      </w:rPr>
                      <w:t>ALEXANDRIA</w:t>
                    </w:r>
                  </w:sdtContent>
                </w:sdt>
              </w:p>
            </w:sdtContent>
          </w:sdt>
        </w:tc>
        <w:tc>
          <w:tcPr>
            <w:gridSpan w:val="6"/>
            <w:shd w:val="clear" w:color="auto" w:fill="F2F2F2"/>
            <w:vAlign w:val="center"/>
          </w:tcPr>
          <w:p w14:paraId="0000008A">
            <w:pPr>
              <w:spacing w:before="40" w:after="40"/>
              <w:rPr>
                <w:rFonts w:ascii="Arial" w:hAnsi="Arial" w:eastAsia="Arial" w:cs="Arial"/>
              </w:rPr>
            </w:pPr>
            <w:r>
              <w:rPr>
                <w:rFonts w:ascii="Arial" w:hAnsi="Arial" w:eastAsia="Arial" w:cs="Arial"/>
                <w:rtl w:val="0"/>
              </w:rPr>
              <w:t>Overall Size</w:t>
            </w:r>
          </w:p>
        </w:tc>
        <w:tc>
          <w:tcPr>
            <w:gridSpan w:val="4"/>
            <w:vAlign w:val="center"/>
          </w:tcPr>
          <w:sdt>
            <w:sdtPr>
              <w:tag w:val="goog_rdk_29"/>
              <w:id w:val="147471175"/>
            </w:sdtPr>
            <w:sdtContent>
              <w:p w14:paraId="00000090">
                <w:pPr>
                  <w:spacing w:before="40" w:after="40"/>
                  <w:rPr>
                    <w:rFonts w:ascii="Arial" w:hAnsi="Arial" w:eastAsia="Arial" w:cs="Arial"/>
                    <w:sz w:val="18"/>
                    <w:szCs w:val="18"/>
                  </w:rPr>
                </w:pPr>
                <w:sdt>
                  <w:sdtPr>
                    <w:tag w:val="goog_rdk_26"/>
                    <w:id w:val="147482490"/>
                  </w:sdtPr>
                  <w:sdtContent>
                    <w:sdt>
                      <w:sdtPr>
                        <w:tag w:val="goog_rdk_27"/>
                        <w:id w:val="147454298"/>
                      </w:sdtPr>
                      <w:sdtContent>
                        <w:ins w:id="11" w:author="Samy Elsayed" w:date="2024-10-30T12:40:31Z">
                          <w:r>
                            <w:rPr>
                              <w:rFonts w:ascii="Arial" w:hAnsi="Arial" w:eastAsia="Arial" w:cs="Arial"/>
                              <w:rtl w:val="0"/>
                              <w:rPrChange w:id="12" w:author="Samy Elsayed" w:date="2024-10-30T12:41:54Z">
                                <w:rPr>
                                  <w:rFonts w:ascii="Arial" w:hAnsi="Arial" w:eastAsia="Arial" w:cs="Arial"/>
                                </w:rPr>
                              </w:rPrChange>
                            </w:rPr>
                            <w:t>M</w:t>
                          </w:r>
                        </w:ins>
                      </w:sdtContent>
                    </w:sdt>
                  </w:sdtContent>
                </w:sdt>
                <w:sdt>
                  <w:sdtPr>
                    <w:tag w:val="goog_rdk_28"/>
                    <w:id w:val="147478977"/>
                  </w:sdtPr>
                  <w:sdtContent/>
                </w:sdt>
              </w:p>
            </w:sdtContent>
          </w:sdt>
        </w:tc>
        <w:tc>
          <w:tcPr>
            <w:gridSpan w:val="5"/>
            <w:shd w:val="clear" w:color="auto" w:fill="F2F2F2"/>
            <w:vAlign w:val="center"/>
          </w:tcPr>
          <w:p w14:paraId="00000094">
            <w:pPr>
              <w:spacing w:before="40" w:after="40"/>
              <w:rPr>
                <w:rFonts w:ascii="Arial" w:hAnsi="Arial" w:eastAsia="Arial" w:cs="Arial"/>
                <w:sz w:val="18"/>
                <w:szCs w:val="18"/>
              </w:rPr>
            </w:pPr>
            <w:r>
              <w:rPr>
                <w:rFonts w:ascii="Arial" w:hAnsi="Arial" w:eastAsia="Arial" w:cs="Arial"/>
                <w:rtl w:val="0"/>
              </w:rPr>
              <w:t>Shirt Size</w:t>
            </w:r>
          </w:p>
        </w:tc>
        <w:tc>
          <w:tcPr>
            <w:vAlign w:val="center"/>
          </w:tcPr>
          <w:p w14:paraId="00000099">
            <w:pPr>
              <w:spacing w:before="40" w:after="40"/>
              <w:rPr>
                <w:rFonts w:ascii="Arial" w:hAnsi="Arial" w:eastAsia="Arial" w:cs="Arial"/>
                <w:sz w:val="18"/>
                <w:szCs w:val="18"/>
              </w:rPr>
            </w:pPr>
            <w:sdt>
              <w:sdtPr>
                <w:tag w:val="goog_rdk_31"/>
                <w:id w:val="147481271"/>
              </w:sdtPr>
              <w:sdtContent>
                <w:ins w:id="13" w:author="Samy Elsayed" w:date="2024-10-30T12:42:47Z">
                  <w:r>
                    <w:rPr>
                      <w:rFonts w:ascii="Arial" w:hAnsi="Arial" w:eastAsia="Arial" w:cs="Arial"/>
                      <w:sz w:val="18"/>
                      <w:szCs w:val="18"/>
                      <w:rtl w:val="0"/>
                    </w:rPr>
                    <w:t>M</w:t>
                  </w:r>
                </w:ins>
              </w:sdtContent>
            </w:sdt>
          </w:p>
        </w:tc>
      </w:tr>
      <w:tr w14:paraId="56F62F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08" w:hRule="atLeast"/>
        </w:trPr>
        <w:tc>
          <w:tcPr>
            <w:shd w:val="clear" w:color="auto" w:fill="F2F2F2"/>
            <w:vAlign w:val="center"/>
          </w:tcPr>
          <w:p w14:paraId="0000009A">
            <w:pPr>
              <w:spacing w:before="40" w:after="40"/>
              <w:rPr>
                <w:rFonts w:ascii="Arial" w:hAnsi="Arial" w:eastAsia="Arial" w:cs="Arial"/>
              </w:rPr>
            </w:pPr>
            <w:r>
              <w:rPr>
                <w:rFonts w:ascii="Arial" w:hAnsi="Arial" w:eastAsia="Arial" w:cs="Arial"/>
                <w:rtl w:val="0"/>
              </w:rPr>
              <w:t xml:space="preserve">Nearest Port </w:t>
            </w:r>
          </w:p>
        </w:tc>
        <w:tc>
          <w:tcPr>
            <w:gridSpan w:val="6"/>
            <w:vAlign w:val="center"/>
          </w:tcPr>
          <w:p w14:paraId="0000009B">
            <w:pPr>
              <w:spacing w:before="40" w:after="40"/>
              <w:rPr>
                <w:rFonts w:ascii="Arial" w:hAnsi="Arial" w:eastAsia="Arial" w:cs="Arial"/>
                <w:b/>
                <w:sz w:val="18"/>
                <w:szCs w:val="18"/>
              </w:rPr>
            </w:pPr>
            <w:r>
              <w:rPr>
                <w:rFonts w:ascii="Arial" w:hAnsi="Arial" w:eastAsia="Arial" w:cs="Arial"/>
                <w:b/>
                <w:sz w:val="18"/>
                <w:szCs w:val="18"/>
                <w:rtl w:val="0"/>
              </w:rPr>
              <w:t>Cairo port</w:t>
            </w:r>
          </w:p>
        </w:tc>
        <w:tc>
          <w:tcPr>
            <w:gridSpan w:val="6"/>
            <w:shd w:val="clear" w:color="auto" w:fill="F2F2F2"/>
            <w:vAlign w:val="center"/>
          </w:tcPr>
          <w:p w14:paraId="000000A1">
            <w:pPr>
              <w:spacing w:before="40" w:after="40"/>
              <w:rPr>
                <w:rFonts w:ascii="Arial" w:hAnsi="Arial" w:eastAsia="Arial" w:cs="Arial"/>
              </w:rPr>
            </w:pPr>
            <w:r>
              <w:rPr>
                <w:rFonts w:ascii="Arial" w:hAnsi="Arial" w:eastAsia="Arial" w:cs="Arial"/>
                <w:rtl w:val="0"/>
              </w:rPr>
              <w:t xml:space="preserve">Trouser Size </w:t>
            </w:r>
          </w:p>
        </w:tc>
        <w:tc>
          <w:tcPr>
            <w:gridSpan w:val="4"/>
            <w:vAlign w:val="center"/>
          </w:tcPr>
          <w:sdt>
            <w:sdtPr>
              <w:tag w:val="goog_rdk_35"/>
              <w:id w:val="147469163"/>
            </w:sdtPr>
            <w:sdtContent>
              <w:p w14:paraId="000000A7">
                <w:pPr>
                  <w:spacing w:before="40" w:after="40"/>
                  <w:rPr>
                    <w:rFonts w:ascii="Arial" w:hAnsi="Arial" w:eastAsia="Arial" w:cs="Arial"/>
                    <w:b/>
                    <w:sz w:val="18"/>
                    <w:szCs w:val="18"/>
                  </w:rPr>
                </w:pPr>
                <w:sdt>
                  <w:sdtPr>
                    <w:tag w:val="goog_rdk_33"/>
                    <w:id w:val="147482930"/>
                  </w:sdtPr>
                  <w:sdtContent>
                    <w:ins w:id="14" w:author="Samy Elsayed" w:date="2024-10-30T12:40:40Z">
                      <w:r>
                        <w:rPr>
                          <w:rFonts w:ascii="Arial" w:hAnsi="Arial" w:eastAsia="Arial" w:cs="Arial"/>
                          <w:rtl w:val="0"/>
                        </w:rPr>
                        <w:t>M</w:t>
                      </w:r>
                    </w:ins>
                  </w:sdtContent>
                </w:sdt>
                <w:sdt>
                  <w:sdtPr>
                    <w:tag w:val="goog_rdk_34"/>
                    <w:id w:val="147455219"/>
                  </w:sdtPr>
                  <w:sdtContent/>
                </w:sdt>
              </w:p>
            </w:sdtContent>
          </w:sdt>
        </w:tc>
        <w:tc>
          <w:tcPr>
            <w:gridSpan w:val="5"/>
            <w:shd w:val="clear" w:color="auto" w:fill="F2F2F2"/>
            <w:vAlign w:val="center"/>
          </w:tcPr>
          <w:p w14:paraId="000000AB">
            <w:pPr>
              <w:spacing w:before="40" w:after="40"/>
              <w:rPr>
                <w:rFonts w:ascii="Arial" w:hAnsi="Arial" w:eastAsia="Arial" w:cs="Arial"/>
                <w:sz w:val="18"/>
                <w:szCs w:val="18"/>
              </w:rPr>
            </w:pPr>
            <w:r>
              <w:rPr>
                <w:rFonts w:ascii="Arial" w:hAnsi="Arial" w:eastAsia="Arial" w:cs="Arial"/>
                <w:rtl w:val="0"/>
              </w:rPr>
              <w:t>Shoes Size</w:t>
            </w:r>
          </w:p>
        </w:tc>
        <w:tc>
          <w:tcPr>
            <w:vAlign w:val="center"/>
          </w:tcPr>
          <w:p w14:paraId="000000B0">
            <w:pPr>
              <w:spacing w:before="40" w:after="40"/>
              <w:rPr>
                <w:rFonts w:ascii="Arial" w:hAnsi="Arial" w:eastAsia="Arial" w:cs="Arial"/>
                <w:b/>
                <w:sz w:val="18"/>
                <w:szCs w:val="18"/>
              </w:rPr>
            </w:pPr>
            <w:sdt>
              <w:sdtPr>
                <w:tag w:val="goog_rdk_37"/>
                <w:id w:val="147473633"/>
              </w:sdtPr>
              <w:sdtContent>
                <w:ins w:id="15" w:author="Samy Elsayed" w:date="2024-10-30T12:42:52Z">
                  <w:r>
                    <w:rPr>
                      <w:rFonts w:ascii="Arial" w:hAnsi="Arial" w:eastAsia="Arial" w:cs="Arial"/>
                      <w:sz w:val="18"/>
                      <w:szCs w:val="18"/>
                      <w:rtl w:val="0"/>
                    </w:rPr>
                    <w:t>41</w:t>
                  </w:r>
                </w:ins>
              </w:sdtContent>
            </w:sdt>
          </w:p>
        </w:tc>
      </w:tr>
      <w:tr w14:paraId="645B60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gridSpan w:val="23"/>
            <w:shd w:val="clear" w:color="auto" w:fill="D9D9D9"/>
            <w:vAlign w:val="center"/>
          </w:tcPr>
          <w:p w14:paraId="000000B1">
            <w:pPr>
              <w:spacing w:before="40" w:after="40"/>
              <w:rPr>
                <w:rFonts w:ascii="Arial" w:hAnsi="Arial" w:eastAsia="Arial" w:cs="Arial"/>
                <w:b/>
                <w:sz w:val="22"/>
                <w:szCs w:val="22"/>
              </w:rPr>
            </w:pPr>
            <w:r>
              <w:rPr>
                <w:rFonts w:ascii="Arial" w:hAnsi="Arial" w:eastAsia="Arial" w:cs="Arial"/>
                <w:b/>
                <w:sz w:val="22"/>
                <w:szCs w:val="22"/>
                <w:rtl w:val="0"/>
              </w:rPr>
              <w:t>2. EDUCATION</w:t>
            </w:r>
          </w:p>
        </w:tc>
      </w:tr>
      <w:tr w14:paraId="45B589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08" w:hRule="atLeast"/>
        </w:trPr>
        <w:tc>
          <w:tcPr>
            <w:shd w:val="clear" w:color="auto" w:fill="F2F2F2"/>
            <w:vAlign w:val="center"/>
          </w:tcPr>
          <w:p w14:paraId="000000C8">
            <w:pPr>
              <w:rPr>
                <w:rFonts w:ascii="Arial" w:hAnsi="Arial" w:eastAsia="Arial" w:cs="Arial"/>
              </w:rPr>
            </w:pPr>
            <w:r>
              <w:rPr>
                <w:rFonts w:ascii="Arial" w:hAnsi="Arial" w:eastAsia="Arial" w:cs="Arial"/>
                <w:rtl w:val="0"/>
              </w:rPr>
              <w:t>College / School</w:t>
            </w:r>
          </w:p>
        </w:tc>
        <w:tc>
          <w:tcPr>
            <w:gridSpan w:val="22"/>
            <w:vAlign w:val="center"/>
          </w:tcPr>
          <w:p w14:paraId="000000C9">
            <w:pPr>
              <w:spacing w:before="40" w:after="40"/>
              <w:rPr>
                <w:rFonts w:ascii="Arial" w:hAnsi="Arial" w:eastAsia="Arial" w:cs="Arial"/>
              </w:rPr>
            </w:pPr>
          </w:p>
        </w:tc>
      </w:tr>
      <w:tr w14:paraId="3ECE2C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4" w:hRule="atLeast"/>
        </w:trPr>
        <w:tc>
          <w:tcPr>
            <w:shd w:val="clear" w:color="auto" w:fill="F2F2F2"/>
            <w:vAlign w:val="center"/>
          </w:tcPr>
          <w:p w14:paraId="000000DF">
            <w:pPr>
              <w:rPr>
                <w:rFonts w:ascii="Arial" w:hAnsi="Arial" w:eastAsia="Arial" w:cs="Arial"/>
                <w:sz w:val="18"/>
                <w:szCs w:val="18"/>
              </w:rPr>
            </w:pPr>
            <w:r>
              <w:rPr>
                <w:rFonts w:ascii="Arial" w:hAnsi="Arial" w:eastAsia="Arial" w:cs="Arial"/>
                <w:rtl w:val="0"/>
              </w:rPr>
              <w:t>Marline Test</w:t>
            </w:r>
            <w:r>
              <w:rPr>
                <w:rFonts w:ascii="Arial" w:hAnsi="Arial" w:eastAsia="Arial" w:cs="Arial"/>
                <w:sz w:val="18"/>
                <w:szCs w:val="18"/>
                <w:rtl w:val="0"/>
              </w:rPr>
              <w:t xml:space="preserve"> </w:t>
            </w:r>
          </w:p>
        </w:tc>
        <w:tc>
          <w:tcPr>
            <w:gridSpan w:val="4"/>
            <w:shd w:val="clear" w:color="auto" w:fill="F2F2F2"/>
            <w:vAlign w:val="center"/>
          </w:tcPr>
          <w:p w14:paraId="000000E0">
            <w:pPr>
              <w:spacing w:before="40" w:after="40"/>
              <w:jc w:val="center"/>
              <w:rPr>
                <w:rFonts w:ascii="Arial" w:hAnsi="Arial" w:eastAsia="Arial" w:cs="Arial"/>
              </w:rPr>
            </w:pPr>
            <w:r>
              <w:rPr>
                <w:rFonts w:ascii="Arial" w:hAnsi="Arial" w:eastAsia="Arial" w:cs="Arial"/>
                <w:rtl w:val="0"/>
              </w:rPr>
              <w:t>Issued Date</w:t>
            </w:r>
          </w:p>
        </w:tc>
        <w:tc>
          <w:tcPr>
            <w:gridSpan w:val="4"/>
            <w:shd w:val="clear" w:color="auto" w:fill="F2F2F2"/>
            <w:vAlign w:val="center"/>
          </w:tcPr>
          <w:p w14:paraId="000000E4">
            <w:pPr>
              <w:spacing w:before="40" w:after="40"/>
              <w:jc w:val="center"/>
              <w:rPr>
                <w:b/>
                <w:sz w:val="16"/>
                <w:szCs w:val="16"/>
              </w:rPr>
            </w:pPr>
            <w:r>
              <w:rPr>
                <w:rFonts w:ascii="Arial" w:hAnsi="Arial" w:eastAsia="Arial" w:cs="Arial"/>
                <w:rtl w:val="0"/>
              </w:rPr>
              <w:t>Result %</w:t>
            </w:r>
          </w:p>
        </w:tc>
        <w:tc>
          <w:tcPr>
            <w:gridSpan w:val="7"/>
            <w:shd w:val="clear" w:color="auto" w:fill="F2F2F2"/>
            <w:vAlign w:val="center"/>
          </w:tcPr>
          <w:p w14:paraId="000000E8">
            <w:pPr>
              <w:spacing w:before="40" w:after="40"/>
              <w:jc w:val="center"/>
              <w:rPr>
                <w:b/>
                <w:sz w:val="16"/>
                <w:szCs w:val="16"/>
              </w:rPr>
            </w:pPr>
            <w:r>
              <w:rPr>
                <w:rFonts w:ascii="Arial" w:hAnsi="Arial" w:eastAsia="Arial" w:cs="Arial"/>
                <w:rtl w:val="0"/>
              </w:rPr>
              <w:t>Issued By (Authority)</w:t>
            </w:r>
          </w:p>
        </w:tc>
        <w:tc>
          <w:tcPr>
            <w:gridSpan w:val="7"/>
            <w:shd w:val="clear" w:color="auto" w:fill="F2F2F2"/>
            <w:vAlign w:val="center"/>
          </w:tcPr>
          <w:p w14:paraId="000000EF">
            <w:pPr>
              <w:spacing w:before="40" w:after="40"/>
              <w:jc w:val="center"/>
              <w:rPr>
                <w:b/>
                <w:sz w:val="16"/>
                <w:szCs w:val="16"/>
              </w:rPr>
            </w:pPr>
            <w:r>
              <w:rPr>
                <w:rFonts w:ascii="Arial" w:hAnsi="Arial" w:eastAsia="Arial" w:cs="Arial"/>
                <w:rtl w:val="0"/>
              </w:rPr>
              <w:t>Issued At</w:t>
            </w:r>
          </w:p>
        </w:tc>
      </w:tr>
      <w:tr w14:paraId="120F2E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4" w:hRule="atLeast"/>
        </w:trPr>
        <w:tc>
          <w:tcPr>
            <w:shd w:val="clear" w:color="auto" w:fill="F2F2F2"/>
            <w:vAlign w:val="center"/>
          </w:tcPr>
          <w:p w14:paraId="000000F6">
            <w:pPr>
              <w:rPr>
                <w:rFonts w:ascii="Arial" w:hAnsi="Arial" w:eastAsia="Arial" w:cs="Arial"/>
              </w:rPr>
            </w:pPr>
          </w:p>
        </w:tc>
        <w:tc>
          <w:tcPr>
            <w:gridSpan w:val="4"/>
            <w:vAlign w:val="center"/>
          </w:tcPr>
          <w:p w14:paraId="000000F7">
            <w:pPr>
              <w:spacing w:before="40" w:after="40"/>
              <w:rPr>
                <w:rFonts w:ascii="Arial" w:hAnsi="Arial" w:eastAsia="Arial" w:cs="Arial"/>
              </w:rPr>
            </w:pPr>
          </w:p>
        </w:tc>
        <w:tc>
          <w:tcPr>
            <w:gridSpan w:val="4"/>
            <w:vAlign w:val="center"/>
          </w:tcPr>
          <w:p w14:paraId="000000FB">
            <w:pPr>
              <w:spacing w:before="40" w:after="40"/>
              <w:rPr>
                <w:rFonts w:ascii="Arial" w:hAnsi="Arial" w:eastAsia="Arial" w:cs="Arial"/>
              </w:rPr>
            </w:pPr>
          </w:p>
        </w:tc>
        <w:tc>
          <w:tcPr>
            <w:gridSpan w:val="7"/>
            <w:vAlign w:val="center"/>
          </w:tcPr>
          <w:p w14:paraId="000000FF">
            <w:pPr>
              <w:spacing w:before="40" w:after="40"/>
              <w:rPr>
                <w:rFonts w:ascii="Arial" w:hAnsi="Arial" w:eastAsia="Arial" w:cs="Arial"/>
              </w:rPr>
            </w:pPr>
          </w:p>
        </w:tc>
        <w:tc>
          <w:tcPr>
            <w:gridSpan w:val="7"/>
            <w:vAlign w:val="center"/>
          </w:tcPr>
          <w:p w14:paraId="00000106">
            <w:pPr>
              <w:spacing w:before="40" w:after="40"/>
              <w:rPr>
                <w:rFonts w:ascii="Arial" w:hAnsi="Arial" w:eastAsia="Arial" w:cs="Arial"/>
              </w:rPr>
            </w:pPr>
          </w:p>
        </w:tc>
      </w:tr>
      <w:tr w14:paraId="1A3B53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4" w:hRule="atLeast"/>
        </w:trPr>
        <w:tc>
          <w:tcPr>
            <w:shd w:val="clear" w:color="auto" w:fill="F2F2F2"/>
            <w:vAlign w:val="center"/>
          </w:tcPr>
          <w:p w14:paraId="0000010D">
            <w:pPr>
              <w:rPr>
                <w:rFonts w:ascii="Arial" w:hAnsi="Arial" w:eastAsia="Arial" w:cs="Arial"/>
              </w:rPr>
            </w:pPr>
            <w:r>
              <w:rPr>
                <w:rFonts w:ascii="Arial" w:hAnsi="Arial" w:eastAsia="Arial" w:cs="Arial"/>
                <w:rtl w:val="0"/>
              </w:rPr>
              <w:t>English Language</w:t>
            </w:r>
          </w:p>
          <w:p w14:paraId="0000010E">
            <w:pPr>
              <w:spacing w:before="40" w:after="40"/>
              <w:rPr>
                <w:rFonts w:ascii="Arial" w:hAnsi="Arial" w:eastAsia="Arial" w:cs="Arial"/>
              </w:rPr>
            </w:pPr>
          </w:p>
        </w:tc>
        <w:tc>
          <w:tcPr>
            <w:gridSpan w:val="5"/>
          </w:tcPr>
          <w:p w14:paraId="0000010F">
            <w:pPr>
              <w:spacing w:before="40" w:after="40"/>
              <w:jc w:val="center"/>
              <w:rPr>
                <w:rFonts w:ascii="Arial" w:hAnsi="Arial" w:eastAsia="Arial" w:cs="Arial"/>
              </w:rPr>
            </w:pPr>
            <w:r>
              <w:rPr>
                <w:rFonts w:ascii="Arial" w:hAnsi="Arial" w:eastAsia="Arial" w:cs="Arial"/>
                <w:rtl w:val="0"/>
              </w:rPr>
              <w:t xml:space="preserve">Fluent          </w:t>
            </w:r>
            <w:r>
              <w:rPr>
                <w:rFonts w:ascii="Arial" w:hAnsi="Arial" w:eastAsia="Arial" w:cs="Arial"/>
                <w:b/>
                <w:rtl w:val="0"/>
              </w:rPr>
              <w:t>☐</w:t>
            </w:r>
          </w:p>
        </w:tc>
        <w:tc>
          <w:tcPr>
            <w:gridSpan w:val="6"/>
          </w:tcPr>
          <w:sdt>
            <w:sdtPr>
              <w:tag w:val="goog_rdk_41"/>
              <w:id w:val="147476083"/>
            </w:sdtPr>
            <w:sdtContent>
              <w:p w14:paraId="00000114">
                <w:pPr>
                  <w:spacing w:before="40" w:after="40"/>
                  <w:jc w:val="center"/>
                  <w:rPr>
                    <w:rFonts w:ascii="Arial" w:hAnsi="Arial" w:eastAsia="Arial" w:cs="Arial"/>
                    <w:highlight w:val="black"/>
                    <w:rPrChange w:id="16" w:author="Samy Elsayed" w:date="2024-10-30T12:47:41Z">
                      <w:rPr>
                        <w:rFonts w:ascii="Arial" w:hAnsi="Arial" w:eastAsia="Arial" w:cs="Arial"/>
                      </w:rPr>
                    </w:rPrChange>
                  </w:rPr>
                </w:pPr>
                <w:r>
                  <w:rPr>
                    <w:rFonts w:ascii="Arial" w:hAnsi="Arial" w:eastAsia="Arial" w:cs="Arial"/>
                    <w:rtl w:val="0"/>
                  </w:rPr>
                  <w:t xml:space="preserve">Good         </w:t>
                </w:r>
                <w:sdt>
                  <w:sdtPr>
                    <w:tag w:val="goog_rdk_38"/>
                    <w:id w:val="147461044"/>
                  </w:sdtPr>
                  <w:sdtContent>
                    <w:r>
                      <w:rPr>
                        <w:rFonts w:ascii="Arial" w:hAnsi="Arial" w:eastAsia="Arial" w:cs="Arial"/>
                        <w:highlight w:val="black"/>
                        <w:rtl w:val="0"/>
                        <w:rPrChange w:id="17" w:author="Samy Elsayed" w:date="2024-10-30T12:47:41Z">
                          <w:rPr>
                            <w:rFonts w:ascii="Arial" w:hAnsi="Arial" w:eastAsia="Arial" w:cs="Arial"/>
                          </w:rPr>
                        </w:rPrChange>
                      </w:rPr>
                      <w:t xml:space="preserve"> </w:t>
                    </w:r>
                  </w:sdtContent>
                </w:sdt>
                <w:sdt>
                  <w:sdtPr>
                    <w:tag w:val="goog_rdk_39"/>
                    <w:id w:val="147453993"/>
                  </w:sdtPr>
                  <w:sdtContent>
                    <w:r>
                      <w:rPr>
                        <w:rFonts w:ascii="Arial" w:hAnsi="Arial" w:eastAsia="Arial" w:cs="Arial"/>
                        <w:b/>
                        <w:highlight w:val="black"/>
                        <w:rtl w:val="0"/>
                        <w:rPrChange w:id="18" w:author="Samy Elsayed" w:date="2024-10-30T12:47:41Z">
                          <w:rPr>
                            <w:rFonts w:ascii="Arial" w:hAnsi="Arial" w:eastAsia="Arial" w:cs="Arial"/>
                            <w:b/>
                          </w:rPr>
                        </w:rPrChange>
                      </w:rPr>
                      <w:t>☐</w:t>
                    </w:r>
                  </w:sdtContent>
                </w:sdt>
                <w:sdt>
                  <w:sdtPr>
                    <w:tag w:val="goog_rdk_40"/>
                    <w:id w:val="147458123"/>
                  </w:sdtPr>
                  <w:sdtContent/>
                </w:sdt>
              </w:p>
            </w:sdtContent>
          </w:sdt>
        </w:tc>
        <w:tc>
          <w:tcPr>
            <w:gridSpan w:val="4"/>
          </w:tcPr>
          <w:p w14:paraId="0000011A">
            <w:pPr>
              <w:spacing w:before="40" w:after="40"/>
              <w:jc w:val="center"/>
              <w:rPr>
                <w:rFonts w:ascii="Arial" w:hAnsi="Arial" w:eastAsia="Arial" w:cs="Arial"/>
              </w:rPr>
            </w:pPr>
            <w:r>
              <w:rPr>
                <w:rFonts w:ascii="Arial" w:hAnsi="Arial" w:eastAsia="Arial" w:cs="Arial"/>
                <w:rtl w:val="0"/>
              </w:rPr>
              <w:t xml:space="preserve">Average           </w:t>
            </w:r>
            <w:r>
              <w:rPr>
                <w:rFonts w:ascii="Arial" w:hAnsi="Arial" w:eastAsia="Arial" w:cs="Arial"/>
                <w:b/>
                <w:rtl w:val="0"/>
              </w:rPr>
              <w:t>☐</w:t>
            </w:r>
          </w:p>
        </w:tc>
        <w:tc>
          <w:tcPr>
            <w:gridSpan w:val="7"/>
          </w:tcPr>
          <w:p w14:paraId="0000011E">
            <w:pPr>
              <w:spacing w:before="40" w:after="40"/>
              <w:jc w:val="center"/>
              <w:rPr>
                <w:rFonts w:ascii="Arial" w:hAnsi="Arial" w:eastAsia="Arial" w:cs="Arial"/>
              </w:rPr>
            </w:pPr>
            <w:r>
              <w:rPr>
                <w:rFonts w:ascii="Arial" w:hAnsi="Arial" w:eastAsia="Arial" w:cs="Arial"/>
                <w:rtl w:val="0"/>
              </w:rPr>
              <w:t xml:space="preserve">Poor          </w:t>
            </w:r>
            <w:r>
              <w:rPr>
                <w:rFonts w:ascii="Arial" w:hAnsi="Arial" w:eastAsia="Arial" w:cs="Arial"/>
                <w:b/>
                <w:rtl w:val="0"/>
              </w:rPr>
              <w:t>☐</w:t>
            </w:r>
          </w:p>
        </w:tc>
      </w:tr>
      <w:tr w14:paraId="2FAB11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4" w:hRule="atLeast"/>
        </w:trPr>
        <w:tc>
          <w:tcPr>
            <w:shd w:val="clear" w:color="auto" w:fill="F2F2F2"/>
            <w:vAlign w:val="center"/>
          </w:tcPr>
          <w:p w14:paraId="00000125">
            <w:pPr>
              <w:rPr>
                <w:rFonts w:ascii="Arial" w:hAnsi="Arial" w:eastAsia="Arial" w:cs="Arial"/>
              </w:rPr>
            </w:pPr>
            <w:r>
              <w:rPr>
                <w:rFonts w:ascii="Arial" w:hAnsi="Arial" w:eastAsia="Arial" w:cs="Arial"/>
                <w:rtl w:val="0"/>
              </w:rPr>
              <w:t>………  Language</w:t>
            </w:r>
          </w:p>
          <w:p w14:paraId="00000126">
            <w:pPr>
              <w:spacing w:before="40" w:after="40"/>
              <w:rPr>
                <w:rFonts w:ascii="Arial" w:hAnsi="Arial" w:eastAsia="Arial" w:cs="Arial"/>
              </w:rPr>
            </w:pPr>
            <w:r>
              <w:rPr>
                <w:rFonts w:ascii="Arial" w:hAnsi="Arial" w:eastAsia="Arial" w:cs="Arial"/>
                <w:rtl w:val="0"/>
              </w:rPr>
              <w:t xml:space="preserve">       (                    )</w:t>
            </w:r>
          </w:p>
        </w:tc>
        <w:tc>
          <w:tcPr>
            <w:gridSpan w:val="5"/>
          </w:tcPr>
          <w:p w14:paraId="00000127">
            <w:pPr>
              <w:spacing w:before="40" w:after="40"/>
              <w:jc w:val="center"/>
              <w:rPr>
                <w:rFonts w:ascii="Arial" w:hAnsi="Arial" w:eastAsia="Arial" w:cs="Arial"/>
              </w:rPr>
            </w:pPr>
            <w:r>
              <w:rPr>
                <w:rFonts w:ascii="Arial" w:hAnsi="Arial" w:eastAsia="Arial" w:cs="Arial"/>
                <w:rtl w:val="0"/>
              </w:rPr>
              <w:t xml:space="preserve">Fluent          </w:t>
            </w:r>
            <w:r>
              <w:rPr>
                <w:rFonts w:ascii="Arial" w:hAnsi="Arial" w:eastAsia="Arial" w:cs="Arial"/>
                <w:b/>
                <w:rtl w:val="0"/>
              </w:rPr>
              <w:t>☐</w:t>
            </w:r>
          </w:p>
        </w:tc>
        <w:tc>
          <w:tcPr>
            <w:gridSpan w:val="6"/>
          </w:tcPr>
          <w:sdt>
            <w:sdtPr>
              <w:tag w:val="goog_rdk_44"/>
              <w:id w:val="147480026"/>
            </w:sdtPr>
            <w:sdtContent>
              <w:p w14:paraId="0000012C">
                <w:pPr>
                  <w:spacing w:before="40" w:after="40"/>
                  <w:jc w:val="center"/>
                  <w:rPr>
                    <w:rFonts w:ascii="Arial" w:hAnsi="Arial" w:eastAsia="Arial" w:cs="Arial"/>
                    <w:highlight w:val="black"/>
                    <w:rPrChange w:id="19" w:author="Samy Elsayed" w:date="2024-10-30T12:47:08Z">
                      <w:rPr>
                        <w:rFonts w:ascii="Arial" w:hAnsi="Arial" w:eastAsia="Arial" w:cs="Arial"/>
                      </w:rPr>
                    </w:rPrChange>
                  </w:rPr>
                </w:pPr>
                <w:r>
                  <w:rPr>
                    <w:rFonts w:ascii="Arial" w:hAnsi="Arial" w:eastAsia="Arial" w:cs="Arial"/>
                    <w:rtl w:val="0"/>
                  </w:rPr>
                  <w:t xml:space="preserve">Good          </w:t>
                </w:r>
                <w:sdt>
                  <w:sdtPr>
                    <w:tag w:val="goog_rdk_42"/>
                    <w:id w:val="147475233"/>
                  </w:sdtPr>
                  <w:sdtContent>
                    <w:r>
                      <w:rPr>
                        <w:rFonts w:ascii="Arial" w:hAnsi="Arial" w:eastAsia="Arial" w:cs="Arial"/>
                        <w:b/>
                        <w:highlight w:val="black"/>
                        <w:rtl w:val="0"/>
                        <w:rPrChange w:id="20" w:author="Samy Elsayed" w:date="2024-10-30T12:47:08Z">
                          <w:rPr>
                            <w:rFonts w:ascii="Arial" w:hAnsi="Arial" w:eastAsia="Arial" w:cs="Arial"/>
                            <w:b/>
                          </w:rPr>
                        </w:rPrChange>
                      </w:rPr>
                      <w:t>☐</w:t>
                    </w:r>
                  </w:sdtContent>
                </w:sdt>
                <w:sdt>
                  <w:sdtPr>
                    <w:tag w:val="goog_rdk_43"/>
                    <w:id w:val="147459897"/>
                  </w:sdtPr>
                  <w:sdtContent/>
                </w:sdt>
              </w:p>
            </w:sdtContent>
          </w:sdt>
        </w:tc>
        <w:tc>
          <w:tcPr>
            <w:gridSpan w:val="4"/>
          </w:tcPr>
          <w:p w14:paraId="00000132">
            <w:pPr>
              <w:spacing w:before="40" w:after="40"/>
              <w:jc w:val="center"/>
              <w:rPr>
                <w:rFonts w:ascii="Arial" w:hAnsi="Arial" w:eastAsia="Arial" w:cs="Arial"/>
              </w:rPr>
            </w:pPr>
            <w:r>
              <w:rPr>
                <w:rFonts w:ascii="Arial" w:hAnsi="Arial" w:eastAsia="Arial" w:cs="Arial"/>
                <w:rtl w:val="0"/>
              </w:rPr>
              <w:t xml:space="preserve">Average           </w:t>
            </w:r>
            <w:r>
              <w:rPr>
                <w:rFonts w:ascii="Arial" w:hAnsi="Arial" w:eastAsia="Arial" w:cs="Arial"/>
                <w:b/>
                <w:rtl w:val="0"/>
              </w:rPr>
              <w:t>☐</w:t>
            </w:r>
          </w:p>
        </w:tc>
        <w:tc>
          <w:tcPr>
            <w:gridSpan w:val="7"/>
          </w:tcPr>
          <w:p w14:paraId="00000136">
            <w:pPr>
              <w:spacing w:before="40" w:after="40"/>
              <w:jc w:val="center"/>
              <w:rPr>
                <w:rFonts w:ascii="Arial" w:hAnsi="Arial" w:eastAsia="Arial" w:cs="Arial"/>
              </w:rPr>
            </w:pPr>
            <w:r>
              <w:rPr>
                <w:rFonts w:ascii="Arial" w:hAnsi="Arial" w:eastAsia="Arial" w:cs="Arial"/>
                <w:rtl w:val="0"/>
              </w:rPr>
              <w:t xml:space="preserve">Poor          </w:t>
            </w:r>
            <w:r>
              <w:rPr>
                <w:rFonts w:ascii="Arial" w:hAnsi="Arial" w:eastAsia="Arial" w:cs="Arial"/>
                <w:b/>
                <w:rtl w:val="0"/>
              </w:rPr>
              <w:t>☐</w:t>
            </w:r>
          </w:p>
        </w:tc>
      </w:tr>
      <w:tr w14:paraId="612AE4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299" w:hRule="atLeast"/>
        </w:trPr>
        <w:tc>
          <w:tcPr>
            <w:gridSpan w:val="23"/>
            <w:tcBorders>
              <w:bottom w:val="nil"/>
            </w:tcBorders>
            <w:shd w:val="clear" w:color="auto" w:fill="D9D9D9"/>
            <w:vAlign w:val="center"/>
          </w:tcPr>
          <w:p w14:paraId="0000013D">
            <w:pPr>
              <w:spacing w:before="40" w:after="40"/>
              <w:rPr>
                <w:rFonts w:ascii="Arial" w:hAnsi="Arial" w:eastAsia="Arial" w:cs="Arial"/>
                <w:b/>
                <w:sz w:val="22"/>
                <w:szCs w:val="22"/>
              </w:rPr>
            </w:pPr>
            <w:r>
              <w:rPr>
                <w:rFonts w:ascii="Arial" w:hAnsi="Arial" w:eastAsia="Arial" w:cs="Arial"/>
                <w:b/>
                <w:sz w:val="22"/>
                <w:szCs w:val="22"/>
                <w:rtl w:val="0"/>
              </w:rPr>
              <w:t>3. CONTACT DETAILS</w:t>
            </w:r>
          </w:p>
        </w:tc>
      </w:tr>
      <w:tr w14:paraId="41B506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308" w:hRule="atLeast"/>
        </w:trPr>
        <w:tc>
          <w:tcPr>
            <w:tcBorders>
              <w:bottom w:val="single" w:color="000000" w:sz="4" w:space="0"/>
              <w:right w:val="single" w:color="000000" w:sz="4" w:space="0"/>
            </w:tcBorders>
            <w:shd w:val="clear" w:color="auto" w:fill="F2F2F2"/>
          </w:tcPr>
          <w:p w14:paraId="00000154">
            <w:pPr>
              <w:spacing w:before="40" w:after="40"/>
              <w:rPr>
                <w:rFonts w:ascii="Arial" w:hAnsi="Arial" w:eastAsia="Arial" w:cs="Arial"/>
              </w:rPr>
            </w:pPr>
            <w:r>
              <w:rPr>
                <w:rFonts w:ascii="Arial" w:hAnsi="Arial" w:eastAsia="Arial" w:cs="Arial"/>
                <w:rtl w:val="0"/>
              </w:rPr>
              <w:t>Home Address / City</w:t>
            </w:r>
          </w:p>
        </w:tc>
        <w:tc>
          <w:tcPr>
            <w:gridSpan w:val="22"/>
            <w:tcBorders>
              <w:left w:val="single" w:color="000000" w:sz="4" w:space="0"/>
              <w:bottom w:val="nil"/>
            </w:tcBorders>
            <w:vAlign w:val="center"/>
          </w:tcPr>
          <w:p w14:paraId="00000155">
            <w:pPr>
              <w:spacing w:before="40" w:after="40"/>
              <w:rPr>
                <w:rFonts w:ascii="Arial" w:hAnsi="Arial" w:eastAsia="Arial" w:cs="Arial"/>
                <w:sz w:val="18"/>
                <w:szCs w:val="18"/>
              </w:rPr>
            </w:pPr>
            <w:sdt>
              <w:sdtPr>
                <w:tag w:val="goog_rdk_46"/>
                <w:id w:val="147457356"/>
              </w:sdtPr>
              <w:sdtContent>
                <w:ins w:id="21" w:author="Samy Elsayed" w:date="2024-10-30T12:48:26Z">
                  <w:r>
                    <w:rPr>
                      <w:rFonts w:ascii="Arial" w:hAnsi="Arial" w:eastAsia="Arial" w:cs="Arial"/>
                      <w:rtl w:val="0"/>
                    </w:rPr>
                    <w:t>18STR.ELGOMROWK /ALEX.</w:t>
                  </w:r>
                </w:ins>
              </w:sdtContent>
            </w:sdt>
          </w:p>
        </w:tc>
      </w:tr>
      <w:tr w14:paraId="1FDC67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308" w:hRule="atLeast"/>
        </w:trPr>
        <w:tc>
          <w:tcPr>
            <w:shd w:val="clear" w:color="auto" w:fill="F2F2F2"/>
          </w:tcPr>
          <w:p w14:paraId="0000016B">
            <w:pPr>
              <w:spacing w:before="40" w:after="40"/>
              <w:rPr>
                <w:rFonts w:ascii="Arial" w:hAnsi="Arial" w:eastAsia="Arial" w:cs="Arial"/>
              </w:rPr>
            </w:pPr>
            <w:r>
              <w:rPr>
                <w:rFonts w:ascii="Arial" w:hAnsi="Arial" w:eastAsia="Arial" w:cs="Arial"/>
                <w:rtl w:val="0"/>
              </w:rPr>
              <w:t>E-Mail</w:t>
            </w:r>
          </w:p>
        </w:tc>
        <w:tc>
          <w:tcPr>
            <w:gridSpan w:val="6"/>
            <w:vAlign w:val="center"/>
          </w:tcPr>
          <w:p w14:paraId="0000016C">
            <w:pPr>
              <w:spacing w:before="40" w:after="40"/>
              <w:rPr>
                <w:rFonts w:ascii="Arial" w:hAnsi="Arial" w:eastAsia="Arial" w:cs="Arial"/>
                <w:sz w:val="18"/>
                <w:szCs w:val="18"/>
              </w:rPr>
            </w:pPr>
            <w:sdt>
              <w:sdtPr>
                <w:tag w:val="goog_rdk_48"/>
                <w:id w:val="147482829"/>
              </w:sdtPr>
              <w:sdtContent>
                <w:ins w:id="22" w:author="Samy Elsayed" w:date="2024-10-30T12:50:58Z">
                  <w:r>
                    <w:rPr>
                      <w:rFonts w:ascii="Arial" w:hAnsi="Arial" w:eastAsia="Arial" w:cs="Arial"/>
                      <w:rtl w:val="0"/>
                    </w:rPr>
                    <w:t>SAMY1975.SE@GMAIL.COM</w:t>
                  </w:r>
                </w:ins>
              </w:sdtContent>
            </w:sdt>
          </w:p>
        </w:tc>
        <w:tc>
          <w:tcPr>
            <w:shd w:val="clear" w:color="auto" w:fill="F2F2F2"/>
            <w:vAlign w:val="center"/>
          </w:tcPr>
          <w:p w14:paraId="00000172">
            <w:pPr>
              <w:spacing w:before="40" w:after="40"/>
              <w:rPr>
                <w:rFonts w:ascii="Arial" w:hAnsi="Arial" w:eastAsia="Arial" w:cs="Arial"/>
              </w:rPr>
            </w:pPr>
            <w:r>
              <w:rPr>
                <w:rFonts w:ascii="Arial" w:hAnsi="Arial" w:eastAsia="Arial" w:cs="Arial"/>
                <w:rtl w:val="0"/>
              </w:rPr>
              <w:t>Mobile / Tel</w:t>
            </w:r>
          </w:p>
        </w:tc>
        <w:tc>
          <w:tcPr>
            <w:gridSpan w:val="10"/>
            <w:vAlign w:val="center"/>
          </w:tcPr>
          <w:p w14:paraId="00000173">
            <w:pPr>
              <w:spacing w:before="40" w:after="40"/>
              <w:rPr>
                <w:rFonts w:ascii="Arial" w:hAnsi="Arial" w:eastAsia="Arial" w:cs="Arial"/>
                <w:b/>
                <w:sz w:val="18"/>
                <w:szCs w:val="18"/>
              </w:rPr>
            </w:pPr>
          </w:p>
        </w:tc>
        <w:tc>
          <w:tcPr>
            <w:gridSpan w:val="5"/>
            <w:vAlign w:val="center"/>
          </w:tcPr>
          <w:p w14:paraId="0000017D">
            <w:pPr>
              <w:spacing w:before="40" w:after="40"/>
              <w:rPr>
                <w:rFonts w:ascii="Arial" w:hAnsi="Arial" w:eastAsia="Arial" w:cs="Arial"/>
                <w:b/>
                <w:sz w:val="18"/>
                <w:szCs w:val="18"/>
              </w:rPr>
            </w:pPr>
          </w:p>
        </w:tc>
      </w:tr>
      <w:tr w14:paraId="288BDD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281" w:hRule="atLeast"/>
        </w:trPr>
        <w:tc>
          <w:tcPr>
            <w:gridSpan w:val="23"/>
            <w:tcBorders>
              <w:bottom w:val="single" w:color="000000" w:sz="4" w:space="0"/>
            </w:tcBorders>
            <w:shd w:val="clear" w:color="auto" w:fill="D9D9D9"/>
            <w:vAlign w:val="center"/>
          </w:tcPr>
          <w:p w14:paraId="00000182">
            <w:pPr>
              <w:pStyle w:val="2"/>
              <w:spacing w:before="40" w:after="40"/>
              <w:rPr>
                <w:sz w:val="22"/>
                <w:szCs w:val="22"/>
              </w:rPr>
            </w:pPr>
            <w:r>
              <w:rPr>
                <w:sz w:val="22"/>
                <w:szCs w:val="22"/>
                <w:rtl w:val="0"/>
              </w:rPr>
              <w:t>4. TRAVEL DOCUMENTS</w:t>
            </w:r>
          </w:p>
        </w:tc>
      </w:tr>
      <w:tr w14:paraId="1ABEC9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403" w:hRule="atLeast"/>
        </w:trPr>
        <w:tc>
          <w:tcPr>
            <w:tcBorders>
              <w:bottom w:val="single" w:color="000000" w:sz="4" w:space="0"/>
            </w:tcBorders>
            <w:shd w:val="clear" w:color="auto" w:fill="F2F2F2"/>
            <w:vAlign w:val="center"/>
          </w:tcPr>
          <w:p w14:paraId="00000199">
            <w:pPr>
              <w:spacing w:before="40" w:after="40"/>
              <w:jc w:val="center"/>
              <w:rPr>
                <w:rFonts w:ascii="Arial" w:hAnsi="Arial" w:eastAsia="Arial" w:cs="Arial"/>
              </w:rPr>
            </w:pPr>
            <w:r>
              <w:rPr>
                <w:rFonts w:ascii="Arial" w:hAnsi="Arial" w:eastAsia="Arial" w:cs="Arial"/>
                <w:rtl w:val="0"/>
              </w:rPr>
              <w:t>Type</w:t>
            </w:r>
          </w:p>
        </w:tc>
        <w:tc>
          <w:tcPr>
            <w:gridSpan w:val="3"/>
            <w:shd w:val="clear" w:color="auto" w:fill="F2F2F2"/>
            <w:vAlign w:val="center"/>
          </w:tcPr>
          <w:p w14:paraId="0000019A">
            <w:pPr>
              <w:spacing w:before="40" w:after="40"/>
              <w:jc w:val="center"/>
              <w:rPr>
                <w:rFonts w:ascii="Arial" w:hAnsi="Arial" w:eastAsia="Arial" w:cs="Arial"/>
              </w:rPr>
            </w:pPr>
            <w:r>
              <w:rPr>
                <w:rFonts w:ascii="Arial" w:hAnsi="Arial" w:eastAsia="Arial" w:cs="Arial"/>
                <w:rtl w:val="0"/>
              </w:rPr>
              <w:t>Document No.</w:t>
            </w:r>
          </w:p>
        </w:tc>
        <w:tc>
          <w:tcPr>
            <w:gridSpan w:val="3"/>
            <w:shd w:val="clear" w:color="auto" w:fill="F2F2F2"/>
            <w:vAlign w:val="center"/>
          </w:tcPr>
          <w:p w14:paraId="0000019D">
            <w:pPr>
              <w:spacing w:before="40" w:after="40"/>
              <w:jc w:val="center"/>
              <w:rPr>
                <w:rFonts w:ascii="Arial" w:hAnsi="Arial" w:eastAsia="Arial" w:cs="Arial"/>
              </w:rPr>
            </w:pPr>
            <w:r>
              <w:rPr>
                <w:rFonts w:ascii="Arial" w:hAnsi="Arial" w:eastAsia="Arial" w:cs="Arial"/>
                <w:rtl w:val="0"/>
              </w:rPr>
              <w:t>ISS. Date</w:t>
            </w:r>
          </w:p>
        </w:tc>
        <w:tc>
          <w:tcPr>
            <w:gridSpan w:val="4"/>
            <w:shd w:val="clear" w:color="auto" w:fill="F2F2F2"/>
            <w:vAlign w:val="center"/>
          </w:tcPr>
          <w:p w14:paraId="000001A0">
            <w:pPr>
              <w:spacing w:before="40" w:after="40"/>
              <w:jc w:val="center"/>
              <w:rPr>
                <w:rFonts w:ascii="Arial" w:hAnsi="Arial" w:eastAsia="Arial" w:cs="Arial"/>
              </w:rPr>
            </w:pPr>
            <w:r>
              <w:rPr>
                <w:rFonts w:ascii="Arial" w:hAnsi="Arial" w:eastAsia="Arial" w:cs="Arial"/>
                <w:rtl w:val="0"/>
              </w:rPr>
              <w:t>Exp. Date</w:t>
            </w:r>
          </w:p>
        </w:tc>
        <w:tc>
          <w:tcPr>
            <w:gridSpan w:val="8"/>
            <w:shd w:val="clear" w:color="auto" w:fill="F2F2F2"/>
            <w:vAlign w:val="center"/>
          </w:tcPr>
          <w:p w14:paraId="000001A4">
            <w:pPr>
              <w:spacing w:before="40" w:after="40"/>
              <w:jc w:val="center"/>
              <w:rPr>
                <w:rFonts w:ascii="Arial" w:hAnsi="Arial" w:eastAsia="Arial" w:cs="Arial"/>
              </w:rPr>
            </w:pPr>
            <w:r>
              <w:rPr>
                <w:rFonts w:ascii="Arial" w:hAnsi="Arial" w:eastAsia="Arial" w:cs="Arial"/>
                <w:rtl w:val="0"/>
              </w:rPr>
              <w:t>ISS. By (Authority)</w:t>
            </w:r>
          </w:p>
        </w:tc>
        <w:tc>
          <w:tcPr>
            <w:gridSpan w:val="4"/>
            <w:shd w:val="clear" w:color="auto" w:fill="F2F2F2"/>
            <w:vAlign w:val="center"/>
          </w:tcPr>
          <w:p w14:paraId="000001AC">
            <w:pPr>
              <w:spacing w:before="40" w:after="40"/>
              <w:jc w:val="center"/>
              <w:rPr>
                <w:rFonts w:ascii="Arial" w:hAnsi="Arial" w:eastAsia="Arial" w:cs="Arial"/>
              </w:rPr>
            </w:pPr>
            <w:r>
              <w:rPr>
                <w:rFonts w:ascii="Arial" w:hAnsi="Arial" w:eastAsia="Arial" w:cs="Arial"/>
                <w:rtl w:val="0"/>
              </w:rPr>
              <w:t>Place of Issue</w:t>
            </w:r>
          </w:p>
        </w:tc>
      </w:tr>
      <w:tr w14:paraId="728231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300" w:hRule="atLeast"/>
        </w:trPr>
        <w:tc>
          <w:tcPr>
            <w:shd w:val="clear" w:color="auto" w:fill="F2F2F2"/>
          </w:tcPr>
          <w:p w14:paraId="000001B0">
            <w:pPr>
              <w:spacing w:before="40" w:after="40"/>
              <w:rPr>
                <w:rFonts w:ascii="Arial" w:hAnsi="Arial" w:eastAsia="Arial" w:cs="Arial"/>
              </w:rPr>
            </w:pPr>
            <w:r>
              <w:rPr>
                <w:rFonts w:ascii="Arial" w:hAnsi="Arial" w:eastAsia="Arial" w:cs="Arial"/>
                <w:rtl w:val="0"/>
              </w:rPr>
              <w:t>Passport</w:t>
            </w:r>
          </w:p>
        </w:tc>
        <w:tc>
          <w:tcPr>
            <w:gridSpan w:val="3"/>
            <w:vAlign w:val="center"/>
          </w:tcPr>
          <w:p w14:paraId="000001B1">
            <w:pPr>
              <w:spacing w:before="40" w:after="40"/>
              <w:jc w:val="center"/>
              <w:rPr>
                <w:rFonts w:ascii="Arial" w:hAnsi="Arial" w:eastAsia="Arial" w:cs="Arial"/>
                <w:sz w:val="16"/>
                <w:szCs w:val="16"/>
              </w:rPr>
            </w:pPr>
            <w:sdt>
              <w:sdtPr>
                <w:tag w:val="goog_rdk_50"/>
                <w:id w:val="147469649"/>
              </w:sdtPr>
              <w:sdtContent>
                <w:ins w:id="23" w:author="Samy Elsayed" w:date="2024-10-30T14:02:57Z">
                  <w:r>
                    <w:rPr>
                      <w:rFonts w:ascii="Arial" w:hAnsi="Arial" w:eastAsia="Arial" w:cs="Arial"/>
                      <w:rtl w:val="0"/>
                    </w:rPr>
                    <w:t>A39388650</w:t>
                  </w:r>
                </w:ins>
              </w:sdtContent>
            </w:sdt>
          </w:p>
        </w:tc>
        <w:tc>
          <w:tcPr>
            <w:gridSpan w:val="3"/>
            <w:vAlign w:val="center"/>
          </w:tcPr>
          <w:p w14:paraId="000001B4">
            <w:pPr>
              <w:spacing w:before="40" w:after="40"/>
              <w:jc w:val="center"/>
              <w:rPr>
                <w:rFonts w:ascii="Arial" w:hAnsi="Arial" w:eastAsia="Arial" w:cs="Arial"/>
                <w:sz w:val="16"/>
                <w:szCs w:val="16"/>
              </w:rPr>
            </w:pPr>
            <w:sdt>
              <w:sdtPr>
                <w:tag w:val="goog_rdk_52"/>
                <w:id w:val="147463420"/>
              </w:sdtPr>
              <w:sdtContent>
                <w:ins w:id="24" w:author="Samy Elsayed" w:date="2024-10-30T14:03:24Z">
                  <w:r>
                    <w:rPr>
                      <w:rFonts w:ascii="Arial" w:hAnsi="Arial" w:eastAsia="Arial" w:cs="Arial"/>
                      <w:sz w:val="16"/>
                      <w:szCs w:val="16"/>
                      <w:rtl w:val="0"/>
                    </w:rPr>
                    <w:t>16/10/2024</w:t>
                  </w:r>
                </w:ins>
              </w:sdtContent>
            </w:sdt>
          </w:p>
        </w:tc>
        <w:tc>
          <w:tcPr>
            <w:gridSpan w:val="4"/>
            <w:vAlign w:val="center"/>
          </w:tcPr>
          <w:p w14:paraId="000001B7">
            <w:pPr>
              <w:spacing w:before="40" w:after="40"/>
              <w:jc w:val="center"/>
              <w:rPr>
                <w:rFonts w:ascii="Arial" w:hAnsi="Arial" w:eastAsia="Arial" w:cs="Arial"/>
                <w:sz w:val="16"/>
                <w:szCs w:val="16"/>
              </w:rPr>
            </w:pPr>
            <w:sdt>
              <w:sdtPr>
                <w:tag w:val="goog_rdk_54"/>
                <w:id w:val="147466088"/>
              </w:sdtPr>
              <w:sdtContent>
                <w:ins w:id="25" w:author="Samy Elsayed" w:date="2024-10-30T14:03:45Z">
                  <w:r>
                    <w:rPr>
                      <w:rFonts w:ascii="Arial" w:hAnsi="Arial" w:eastAsia="Arial" w:cs="Arial"/>
                      <w:sz w:val="16"/>
                      <w:szCs w:val="16"/>
                      <w:rtl w:val="0"/>
                    </w:rPr>
                    <w:t>15/10/2028</w:t>
                  </w:r>
                </w:ins>
              </w:sdtContent>
            </w:sdt>
          </w:p>
        </w:tc>
        <w:tc>
          <w:tcPr>
            <w:gridSpan w:val="8"/>
            <w:vAlign w:val="center"/>
          </w:tcPr>
          <w:p w14:paraId="000001BB">
            <w:pPr>
              <w:spacing w:before="40" w:after="40"/>
              <w:jc w:val="center"/>
              <w:rPr>
                <w:rFonts w:ascii="Arial" w:hAnsi="Arial" w:eastAsia="Arial" w:cs="Arial"/>
                <w:color w:val="000000"/>
                <w:sz w:val="18"/>
                <w:szCs w:val="18"/>
              </w:rPr>
            </w:pPr>
            <w:r>
              <w:rPr>
                <w:rFonts w:ascii="Arial" w:hAnsi="Arial" w:eastAsia="Arial" w:cs="Arial"/>
                <w:sz w:val="18"/>
                <w:szCs w:val="18"/>
                <w:rtl w:val="0"/>
              </w:rPr>
              <w:t>Egyptian Authority</w:t>
            </w:r>
          </w:p>
        </w:tc>
        <w:tc>
          <w:tcPr>
            <w:gridSpan w:val="4"/>
            <w:vAlign w:val="center"/>
          </w:tcPr>
          <w:p w14:paraId="000001C3">
            <w:pPr>
              <w:spacing w:before="40" w:after="40"/>
              <w:jc w:val="center"/>
              <w:rPr>
                <w:rFonts w:ascii="Arial" w:hAnsi="Arial" w:eastAsia="Arial" w:cs="Arial"/>
                <w:sz w:val="16"/>
                <w:szCs w:val="16"/>
              </w:rPr>
            </w:pPr>
            <w:sdt>
              <w:sdtPr>
                <w:tag w:val="goog_rdk_56"/>
                <w:id w:val="147458227"/>
              </w:sdtPr>
              <w:sdtContent>
                <w:ins w:id="26" w:author="Samy Elsayed" w:date="2024-10-30T14:04:33Z">
                  <w:r>
                    <w:rPr>
                      <w:rFonts w:ascii="Arial" w:hAnsi="Arial" w:eastAsia="Arial" w:cs="Arial"/>
                      <w:color w:val="000000"/>
                      <w:sz w:val="18"/>
                      <w:szCs w:val="18"/>
                      <w:rtl w:val="0"/>
                    </w:rPr>
                    <w:t>ALEX.</w:t>
                  </w:r>
                </w:ins>
              </w:sdtContent>
            </w:sdt>
          </w:p>
        </w:tc>
      </w:tr>
      <w:tr w14:paraId="2B20A1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308" w:hRule="atLeast"/>
        </w:trPr>
        <w:tc>
          <w:tcPr>
            <w:shd w:val="clear" w:color="auto" w:fill="F2F2F2"/>
          </w:tcPr>
          <w:p w14:paraId="000001C7">
            <w:pPr>
              <w:spacing w:before="40" w:after="40"/>
              <w:rPr>
                <w:rFonts w:ascii="Arial" w:hAnsi="Arial" w:eastAsia="Arial" w:cs="Arial"/>
              </w:rPr>
            </w:pPr>
            <w:r>
              <w:rPr>
                <w:rFonts w:ascii="Arial" w:hAnsi="Arial" w:eastAsia="Arial" w:cs="Arial"/>
                <w:rtl w:val="0"/>
              </w:rPr>
              <w:t>Seaman Book</w:t>
            </w:r>
          </w:p>
        </w:tc>
        <w:tc>
          <w:tcPr>
            <w:gridSpan w:val="3"/>
            <w:vAlign w:val="center"/>
          </w:tcPr>
          <w:p w14:paraId="000001C8">
            <w:pPr>
              <w:spacing w:before="40" w:after="40"/>
              <w:jc w:val="center"/>
              <w:rPr>
                <w:rFonts w:ascii="Arial" w:hAnsi="Arial" w:eastAsia="Arial" w:cs="Arial"/>
                <w:sz w:val="16"/>
                <w:szCs w:val="16"/>
              </w:rPr>
            </w:pPr>
            <w:sdt>
              <w:sdtPr>
                <w:tag w:val="goog_rdk_58"/>
                <w:id w:val="147477684"/>
              </w:sdtPr>
              <w:sdtContent>
                <w:ins w:id="27" w:author="Samy Elsayed" w:date="2024-10-30T12:52:04Z">
                  <w:r>
                    <w:rPr>
                      <w:rFonts w:ascii="Arial" w:hAnsi="Arial" w:eastAsia="Arial" w:cs="Arial"/>
                      <w:rtl w:val="0"/>
                    </w:rPr>
                    <w:t>S00032833</w:t>
                  </w:r>
                </w:ins>
              </w:sdtContent>
            </w:sdt>
          </w:p>
        </w:tc>
        <w:tc>
          <w:tcPr>
            <w:gridSpan w:val="3"/>
            <w:vAlign w:val="center"/>
          </w:tcPr>
          <w:p w14:paraId="000001CB">
            <w:pPr>
              <w:spacing w:before="40" w:after="40"/>
              <w:jc w:val="center"/>
              <w:rPr>
                <w:rFonts w:ascii="Arial" w:hAnsi="Arial" w:eastAsia="Arial" w:cs="Arial"/>
                <w:sz w:val="16"/>
                <w:szCs w:val="16"/>
              </w:rPr>
            </w:pPr>
            <w:sdt>
              <w:sdtPr>
                <w:tag w:val="goog_rdk_60"/>
                <w:id w:val="147459162"/>
              </w:sdtPr>
              <w:sdtContent>
                <w:ins w:id="28" w:author="Samy Elsayed" w:date="2024-10-30T12:52:28Z">
                  <w:r>
                    <w:rPr>
                      <w:rFonts w:ascii="Arial" w:hAnsi="Arial" w:eastAsia="Arial" w:cs="Arial"/>
                      <w:sz w:val="16"/>
                      <w:szCs w:val="16"/>
                      <w:rtl w:val="0"/>
                    </w:rPr>
                    <w:t>18/07/2023</w:t>
                  </w:r>
                </w:ins>
              </w:sdtContent>
            </w:sdt>
          </w:p>
        </w:tc>
        <w:tc>
          <w:tcPr>
            <w:gridSpan w:val="4"/>
            <w:vAlign w:val="center"/>
          </w:tcPr>
          <w:p w14:paraId="000001CE">
            <w:pPr>
              <w:spacing w:before="40" w:after="40"/>
              <w:jc w:val="center"/>
              <w:rPr>
                <w:rFonts w:ascii="Arial" w:hAnsi="Arial" w:eastAsia="Arial" w:cs="Arial"/>
                <w:sz w:val="16"/>
                <w:szCs w:val="16"/>
              </w:rPr>
            </w:pPr>
            <w:sdt>
              <w:sdtPr>
                <w:tag w:val="goog_rdk_62"/>
                <w:id w:val="147460222"/>
              </w:sdtPr>
              <w:sdtContent>
                <w:ins w:id="29" w:author="Samy Elsayed" w:date="2024-10-30T12:52:45Z">
                  <w:r>
                    <w:rPr>
                      <w:rFonts w:ascii="Arial" w:hAnsi="Arial" w:eastAsia="Arial" w:cs="Arial"/>
                      <w:sz w:val="16"/>
                      <w:szCs w:val="16"/>
                      <w:rtl w:val="0"/>
                    </w:rPr>
                    <w:t>13/06/2025</w:t>
                  </w:r>
                </w:ins>
              </w:sdtContent>
            </w:sdt>
          </w:p>
        </w:tc>
        <w:tc>
          <w:tcPr>
            <w:gridSpan w:val="8"/>
            <w:vAlign w:val="center"/>
          </w:tcPr>
          <w:p w14:paraId="000001D2">
            <w:pPr>
              <w:spacing w:before="40" w:after="40"/>
              <w:jc w:val="center"/>
              <w:rPr>
                <w:rFonts w:ascii="Arial" w:hAnsi="Arial" w:eastAsia="Arial" w:cs="Arial"/>
                <w:sz w:val="18"/>
                <w:szCs w:val="18"/>
              </w:rPr>
            </w:pPr>
            <w:r>
              <w:rPr>
                <w:rFonts w:ascii="Arial" w:hAnsi="Arial" w:eastAsia="Arial" w:cs="Arial"/>
                <w:sz w:val="18"/>
                <w:szCs w:val="18"/>
                <w:rtl w:val="0"/>
              </w:rPr>
              <w:t>EAMS</w:t>
            </w:r>
          </w:p>
        </w:tc>
        <w:tc>
          <w:tcPr>
            <w:gridSpan w:val="4"/>
            <w:vAlign w:val="center"/>
          </w:tcPr>
          <w:p w14:paraId="000001DA">
            <w:pPr>
              <w:spacing w:before="40" w:after="40"/>
              <w:jc w:val="center"/>
              <w:rPr>
                <w:rFonts w:ascii="Arial" w:hAnsi="Arial" w:eastAsia="Arial" w:cs="Arial"/>
                <w:sz w:val="18"/>
                <w:szCs w:val="18"/>
              </w:rPr>
            </w:pPr>
            <w:r>
              <w:rPr>
                <w:rFonts w:ascii="Arial" w:hAnsi="Arial" w:eastAsia="Arial" w:cs="Arial"/>
                <w:sz w:val="18"/>
                <w:szCs w:val="18"/>
                <w:rtl w:val="0"/>
              </w:rPr>
              <w:t>Alex.</w:t>
            </w:r>
          </w:p>
        </w:tc>
      </w:tr>
      <w:tr w14:paraId="729893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308" w:hRule="atLeast"/>
        </w:trPr>
        <w:tc>
          <w:tcPr>
            <w:shd w:val="clear" w:color="auto" w:fill="F2F2F2"/>
          </w:tcPr>
          <w:p w14:paraId="000001DE">
            <w:pPr>
              <w:spacing w:before="40" w:after="40"/>
              <w:rPr>
                <w:rFonts w:ascii="Arial" w:hAnsi="Arial" w:eastAsia="Arial" w:cs="Arial"/>
              </w:rPr>
            </w:pPr>
            <w:r>
              <w:rPr>
                <w:rFonts w:ascii="Arial" w:hAnsi="Arial" w:eastAsia="Arial" w:cs="Arial"/>
                <w:rtl w:val="0"/>
              </w:rPr>
              <w:t>Other Seaman Book</w:t>
            </w:r>
          </w:p>
        </w:tc>
        <w:tc>
          <w:tcPr>
            <w:gridSpan w:val="3"/>
            <w:vAlign w:val="center"/>
          </w:tcPr>
          <w:p w14:paraId="000001DF">
            <w:pPr>
              <w:spacing w:before="40" w:after="40"/>
              <w:jc w:val="center"/>
              <w:rPr>
                <w:rFonts w:ascii="Arial" w:hAnsi="Arial" w:eastAsia="Arial" w:cs="Arial"/>
                <w:sz w:val="16"/>
                <w:szCs w:val="16"/>
              </w:rPr>
            </w:pPr>
          </w:p>
        </w:tc>
        <w:tc>
          <w:tcPr>
            <w:gridSpan w:val="3"/>
            <w:vAlign w:val="center"/>
          </w:tcPr>
          <w:p w14:paraId="000001E2">
            <w:pPr>
              <w:spacing w:before="40" w:after="40"/>
              <w:jc w:val="center"/>
              <w:rPr>
                <w:rFonts w:ascii="Arial" w:hAnsi="Arial" w:eastAsia="Arial" w:cs="Arial"/>
                <w:sz w:val="16"/>
                <w:szCs w:val="16"/>
              </w:rPr>
            </w:pPr>
          </w:p>
        </w:tc>
        <w:tc>
          <w:tcPr>
            <w:gridSpan w:val="4"/>
            <w:vAlign w:val="center"/>
          </w:tcPr>
          <w:p w14:paraId="000001E5">
            <w:pPr>
              <w:spacing w:before="40" w:after="40"/>
              <w:jc w:val="center"/>
              <w:rPr>
                <w:rFonts w:ascii="Arial" w:hAnsi="Arial" w:eastAsia="Arial" w:cs="Arial"/>
                <w:sz w:val="16"/>
                <w:szCs w:val="16"/>
              </w:rPr>
            </w:pPr>
          </w:p>
        </w:tc>
        <w:tc>
          <w:tcPr>
            <w:gridSpan w:val="8"/>
            <w:vAlign w:val="center"/>
          </w:tcPr>
          <w:p w14:paraId="000001E9">
            <w:pPr>
              <w:spacing w:before="40" w:after="40"/>
              <w:jc w:val="center"/>
              <w:rPr>
                <w:rFonts w:ascii="Arial" w:hAnsi="Arial" w:eastAsia="Arial" w:cs="Arial"/>
                <w:sz w:val="16"/>
                <w:szCs w:val="16"/>
              </w:rPr>
            </w:pPr>
          </w:p>
        </w:tc>
        <w:tc>
          <w:tcPr>
            <w:gridSpan w:val="4"/>
            <w:vAlign w:val="center"/>
          </w:tcPr>
          <w:p w14:paraId="000001F1">
            <w:pPr>
              <w:spacing w:before="40" w:after="40"/>
              <w:jc w:val="center"/>
              <w:rPr>
                <w:rFonts w:ascii="Arial" w:hAnsi="Arial" w:eastAsia="Arial" w:cs="Arial"/>
                <w:sz w:val="16"/>
                <w:szCs w:val="16"/>
              </w:rPr>
            </w:pPr>
          </w:p>
        </w:tc>
      </w:tr>
      <w:tr w14:paraId="2F4277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326" w:hRule="atLeast"/>
        </w:trPr>
        <w:tc>
          <w:tcPr>
            <w:gridSpan w:val="23"/>
            <w:tcBorders>
              <w:bottom w:val="single" w:color="000000" w:sz="4" w:space="0"/>
            </w:tcBorders>
            <w:shd w:val="clear" w:color="auto" w:fill="D9D9D9"/>
            <w:vAlign w:val="center"/>
          </w:tcPr>
          <w:p w14:paraId="000001F5">
            <w:pPr>
              <w:pStyle w:val="4"/>
              <w:spacing w:before="40" w:after="40"/>
            </w:pPr>
            <w:r>
              <w:rPr>
                <w:rtl w:val="0"/>
              </w:rPr>
              <w:t xml:space="preserve">5. PROFESSIONAL QUALIFICATION / CERTIFICATE OF COMPETENCY  </w:t>
            </w:r>
          </w:p>
        </w:tc>
      </w:tr>
      <w:tr w14:paraId="4A77F4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416" w:hRule="atLeast"/>
        </w:trPr>
        <w:tc>
          <w:tcPr>
            <w:gridSpan w:val="3"/>
            <w:tcBorders>
              <w:bottom w:val="single" w:color="000000" w:sz="4" w:space="0"/>
            </w:tcBorders>
            <w:shd w:val="clear" w:color="auto" w:fill="F2F2F2"/>
            <w:vAlign w:val="center"/>
          </w:tcPr>
          <w:p w14:paraId="0000020C">
            <w:pPr>
              <w:spacing w:before="40" w:after="40"/>
              <w:jc w:val="center"/>
              <w:rPr>
                <w:rFonts w:ascii="Arial" w:hAnsi="Arial" w:eastAsia="Arial" w:cs="Arial"/>
              </w:rPr>
            </w:pPr>
            <w:r>
              <w:rPr>
                <w:rFonts w:ascii="Arial" w:hAnsi="Arial" w:eastAsia="Arial" w:cs="Arial"/>
                <w:rtl w:val="0"/>
              </w:rPr>
              <w:t>Certificate Name</w:t>
            </w:r>
          </w:p>
        </w:tc>
        <w:tc>
          <w:tcPr>
            <w:tcBorders>
              <w:bottom w:val="single" w:color="000000" w:sz="4" w:space="0"/>
            </w:tcBorders>
            <w:shd w:val="clear" w:color="auto" w:fill="F2F2F2"/>
            <w:vAlign w:val="center"/>
          </w:tcPr>
          <w:p w14:paraId="0000020F">
            <w:pPr>
              <w:spacing w:before="40" w:after="40"/>
              <w:jc w:val="center"/>
              <w:rPr>
                <w:rFonts w:ascii="Arial" w:hAnsi="Arial" w:eastAsia="Arial" w:cs="Arial"/>
              </w:rPr>
            </w:pPr>
            <w:r>
              <w:rPr>
                <w:rFonts w:ascii="Arial" w:hAnsi="Arial" w:eastAsia="Arial" w:cs="Arial"/>
                <w:rtl w:val="0"/>
              </w:rPr>
              <w:t>Number</w:t>
            </w:r>
          </w:p>
        </w:tc>
        <w:tc>
          <w:tcPr>
            <w:gridSpan w:val="6"/>
            <w:tcBorders>
              <w:bottom w:val="single" w:color="000000" w:sz="4" w:space="0"/>
            </w:tcBorders>
            <w:shd w:val="clear" w:color="auto" w:fill="F2F2F2"/>
            <w:vAlign w:val="center"/>
          </w:tcPr>
          <w:p w14:paraId="00000210">
            <w:pPr>
              <w:spacing w:before="40" w:after="40"/>
              <w:jc w:val="center"/>
              <w:rPr>
                <w:rFonts w:ascii="Arial" w:hAnsi="Arial" w:eastAsia="Arial" w:cs="Arial"/>
              </w:rPr>
            </w:pPr>
            <w:r>
              <w:rPr>
                <w:rFonts w:ascii="Arial" w:hAnsi="Arial" w:eastAsia="Arial" w:cs="Arial"/>
                <w:rtl w:val="0"/>
              </w:rPr>
              <w:t>Issue Date</w:t>
            </w:r>
          </w:p>
        </w:tc>
        <w:tc>
          <w:tcPr>
            <w:gridSpan w:val="4"/>
            <w:tcBorders>
              <w:bottom w:val="single" w:color="000000" w:sz="4" w:space="0"/>
            </w:tcBorders>
            <w:shd w:val="clear" w:color="auto" w:fill="F2F2F2"/>
            <w:vAlign w:val="center"/>
          </w:tcPr>
          <w:p w14:paraId="00000216">
            <w:pPr>
              <w:spacing w:before="40" w:after="40"/>
              <w:jc w:val="center"/>
              <w:rPr>
                <w:rFonts w:ascii="Arial" w:hAnsi="Arial" w:eastAsia="Arial" w:cs="Arial"/>
              </w:rPr>
            </w:pPr>
            <w:r>
              <w:rPr>
                <w:rFonts w:ascii="Arial" w:hAnsi="Arial" w:eastAsia="Arial" w:cs="Arial"/>
                <w:rtl w:val="0"/>
              </w:rPr>
              <w:t>Expiry Date</w:t>
            </w:r>
          </w:p>
        </w:tc>
        <w:tc>
          <w:tcPr>
            <w:gridSpan w:val="7"/>
            <w:tcBorders>
              <w:bottom w:val="single" w:color="000000" w:sz="4" w:space="0"/>
            </w:tcBorders>
            <w:shd w:val="clear" w:color="auto" w:fill="F2F2F2"/>
            <w:vAlign w:val="center"/>
          </w:tcPr>
          <w:p w14:paraId="0000021A">
            <w:pPr>
              <w:spacing w:before="40" w:after="40"/>
              <w:jc w:val="center"/>
              <w:rPr>
                <w:rFonts w:ascii="Arial" w:hAnsi="Arial" w:eastAsia="Arial" w:cs="Arial"/>
              </w:rPr>
            </w:pPr>
            <w:r>
              <w:rPr>
                <w:rFonts w:ascii="Arial" w:hAnsi="Arial" w:eastAsia="Arial" w:cs="Arial"/>
                <w:rtl w:val="0"/>
              </w:rPr>
              <w:t xml:space="preserve">Issued By </w:t>
            </w:r>
          </w:p>
        </w:tc>
        <w:tc>
          <w:tcPr>
            <w:gridSpan w:val="2"/>
            <w:tcBorders>
              <w:bottom w:val="single" w:color="000000" w:sz="4" w:space="0"/>
            </w:tcBorders>
            <w:shd w:val="clear" w:color="auto" w:fill="F2F2F2"/>
            <w:vAlign w:val="center"/>
          </w:tcPr>
          <w:p w14:paraId="00000221">
            <w:pPr>
              <w:spacing w:before="40" w:after="40"/>
              <w:jc w:val="center"/>
              <w:rPr>
                <w:rFonts w:ascii="Arial" w:hAnsi="Arial" w:eastAsia="Arial" w:cs="Arial"/>
              </w:rPr>
            </w:pPr>
            <w:r>
              <w:rPr>
                <w:rFonts w:ascii="Arial" w:hAnsi="Arial" w:eastAsia="Arial" w:cs="Arial"/>
                <w:rtl w:val="0"/>
              </w:rPr>
              <w:t>Issued At</w:t>
            </w:r>
          </w:p>
        </w:tc>
      </w:tr>
      <w:tr w14:paraId="26697C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08" w:hRule="atLeast"/>
        </w:trPr>
        <w:tc>
          <w:tcPr>
            <w:gridSpan w:val="3"/>
            <w:shd w:val="clear" w:color="auto" w:fill="auto"/>
            <w:vAlign w:val="center"/>
          </w:tcPr>
          <w:p w14:paraId="00000223">
            <w:pPr>
              <w:spacing w:before="40" w:after="40"/>
              <w:rPr>
                <w:rFonts w:ascii="Arial" w:hAnsi="Arial" w:eastAsia="Arial" w:cs="Arial"/>
              </w:rPr>
            </w:pPr>
            <w:r>
              <w:rPr>
                <w:rFonts w:ascii="Arial" w:hAnsi="Arial" w:eastAsia="Arial" w:cs="Arial"/>
                <w:rtl w:val="0"/>
              </w:rPr>
              <w:t>COC ( Rank) …</w:t>
            </w:r>
            <w:sdt>
              <w:sdtPr>
                <w:tag w:val="goog_rdk_63"/>
                <w:id w:val="147474588"/>
              </w:sdtPr>
              <w:sdtContent>
                <w:ins w:id="30" w:author="Samy Elsayed" w:date="2024-10-30T12:53:55Z">
                  <w:r>
                    <w:rPr>
                      <w:rFonts w:ascii="Arial" w:hAnsi="Arial" w:eastAsia="Arial" w:cs="Arial"/>
                      <w:rtl w:val="0"/>
                    </w:rPr>
                    <w:t>CH.ENG.</w:t>
                  </w:r>
                </w:ins>
              </w:sdtContent>
            </w:sdt>
            <w:r>
              <w:rPr>
                <w:rFonts w:ascii="Arial" w:hAnsi="Arial" w:eastAsia="Arial" w:cs="Arial"/>
                <w:rtl w:val="0"/>
              </w:rPr>
              <w:t>………..</w:t>
            </w:r>
          </w:p>
        </w:tc>
        <w:tc>
          <w:tcPr>
            <w:shd w:val="clear" w:color="auto" w:fill="auto"/>
            <w:vAlign w:val="center"/>
          </w:tcPr>
          <w:p w14:paraId="00000226">
            <w:pPr>
              <w:spacing w:before="40" w:after="40"/>
              <w:jc w:val="center"/>
              <w:rPr>
                <w:rFonts w:ascii="Arial" w:hAnsi="Arial" w:eastAsia="Arial" w:cs="Arial"/>
                <w:sz w:val="18"/>
                <w:szCs w:val="18"/>
              </w:rPr>
            </w:pPr>
            <w:sdt>
              <w:sdtPr>
                <w:tag w:val="goog_rdk_65"/>
                <w:id w:val="147472691"/>
              </w:sdtPr>
              <w:sdtContent>
                <w:ins w:id="31" w:author="Samy Elsayed" w:date="2024-10-30T12:53:15Z">
                  <w:r>
                    <w:rPr>
                      <w:rFonts w:ascii="Arial" w:hAnsi="Arial" w:eastAsia="Arial" w:cs="Arial"/>
                      <w:rtl w:val="0"/>
                    </w:rPr>
                    <w:t>3507</w:t>
                  </w:r>
                </w:ins>
              </w:sdtContent>
            </w:sdt>
          </w:p>
        </w:tc>
        <w:tc>
          <w:tcPr>
            <w:gridSpan w:val="6"/>
            <w:shd w:val="clear" w:color="auto" w:fill="auto"/>
            <w:vAlign w:val="center"/>
          </w:tcPr>
          <w:p w14:paraId="00000227">
            <w:pPr>
              <w:spacing w:before="40" w:after="40"/>
              <w:jc w:val="center"/>
              <w:rPr>
                <w:rFonts w:ascii="Arial" w:hAnsi="Arial" w:eastAsia="Arial" w:cs="Arial"/>
                <w:sz w:val="18"/>
                <w:szCs w:val="18"/>
              </w:rPr>
            </w:pPr>
            <w:sdt>
              <w:sdtPr>
                <w:tag w:val="goog_rdk_67"/>
                <w:id w:val="147482858"/>
              </w:sdtPr>
              <w:sdtContent>
                <w:ins w:id="32" w:author="Samy Elsayed" w:date="2024-10-30T12:53:26Z">
                  <w:r>
                    <w:rPr>
                      <w:rFonts w:ascii="Arial" w:hAnsi="Arial" w:eastAsia="Arial" w:cs="Arial"/>
                      <w:sz w:val="18"/>
                      <w:szCs w:val="18"/>
                      <w:rtl w:val="0"/>
                    </w:rPr>
                    <w:t>18/07/2023</w:t>
                  </w:r>
                </w:ins>
              </w:sdtContent>
            </w:sdt>
          </w:p>
        </w:tc>
        <w:tc>
          <w:tcPr>
            <w:gridSpan w:val="4"/>
            <w:shd w:val="clear" w:color="auto" w:fill="auto"/>
            <w:vAlign w:val="center"/>
          </w:tcPr>
          <w:p w14:paraId="0000022D">
            <w:pPr>
              <w:spacing w:before="40" w:after="40"/>
              <w:jc w:val="center"/>
              <w:rPr>
                <w:rFonts w:ascii="Arial" w:hAnsi="Arial" w:eastAsia="Arial" w:cs="Arial"/>
                <w:sz w:val="18"/>
                <w:szCs w:val="18"/>
              </w:rPr>
            </w:pPr>
            <w:sdt>
              <w:sdtPr>
                <w:tag w:val="goog_rdk_69"/>
                <w:id w:val="147464285"/>
              </w:sdtPr>
              <w:sdtContent>
                <w:ins w:id="33" w:author="Samy Elsayed" w:date="2024-10-30T12:53:35Z">
                  <w:r>
                    <w:rPr>
                      <w:rFonts w:ascii="Arial" w:hAnsi="Arial" w:eastAsia="Arial" w:cs="Arial"/>
                      <w:sz w:val="18"/>
                      <w:szCs w:val="18"/>
                      <w:rtl w:val="0"/>
                    </w:rPr>
                    <w:t>13/06/2028</w:t>
                  </w:r>
                </w:ins>
              </w:sdtContent>
            </w:sdt>
          </w:p>
        </w:tc>
        <w:tc>
          <w:tcPr>
            <w:gridSpan w:val="7"/>
            <w:shd w:val="clear" w:color="auto" w:fill="auto"/>
            <w:vAlign w:val="center"/>
          </w:tcPr>
          <w:p w14:paraId="00000231">
            <w:pPr>
              <w:spacing w:before="40" w:after="40"/>
              <w:jc w:val="center"/>
              <w:rPr>
                <w:rFonts w:ascii="Arial" w:hAnsi="Arial" w:eastAsia="Arial" w:cs="Arial"/>
                <w:color w:val="000000"/>
                <w:sz w:val="18"/>
                <w:szCs w:val="18"/>
              </w:rPr>
            </w:pPr>
            <w:r>
              <w:rPr>
                <w:rFonts w:ascii="Arial" w:hAnsi="Arial" w:eastAsia="Arial" w:cs="Arial"/>
                <w:color w:val="000000"/>
                <w:sz w:val="18"/>
                <w:szCs w:val="18"/>
                <w:rtl w:val="0"/>
              </w:rPr>
              <w:t>EAMS</w:t>
            </w:r>
          </w:p>
        </w:tc>
        <w:tc>
          <w:tcPr>
            <w:gridSpan w:val="2"/>
            <w:shd w:val="clear" w:color="auto" w:fill="auto"/>
            <w:vAlign w:val="center"/>
          </w:tcPr>
          <w:p w14:paraId="00000238">
            <w:pPr>
              <w:spacing w:before="40" w:after="40"/>
              <w:jc w:val="center"/>
              <w:rPr>
                <w:rFonts w:ascii="Arial" w:hAnsi="Arial" w:eastAsia="Arial" w:cs="Arial"/>
                <w:color w:val="000000"/>
                <w:sz w:val="18"/>
                <w:szCs w:val="18"/>
              </w:rPr>
            </w:pPr>
            <w:r>
              <w:rPr>
                <w:rFonts w:ascii="Arial" w:hAnsi="Arial" w:eastAsia="Arial" w:cs="Arial"/>
                <w:color w:val="000000"/>
                <w:sz w:val="18"/>
                <w:szCs w:val="18"/>
                <w:rtl w:val="0"/>
              </w:rPr>
              <w:t>Alex.</w:t>
            </w:r>
          </w:p>
        </w:tc>
      </w:tr>
      <w:tr w14:paraId="1F0DDC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08" w:hRule="atLeast"/>
        </w:trPr>
        <w:tc>
          <w:tcPr>
            <w:gridSpan w:val="3"/>
            <w:shd w:val="clear" w:color="auto" w:fill="auto"/>
            <w:vAlign w:val="center"/>
          </w:tcPr>
          <w:p w14:paraId="0000023A">
            <w:pPr>
              <w:spacing w:before="40" w:after="40"/>
              <w:rPr>
                <w:rFonts w:ascii="Arial" w:hAnsi="Arial" w:eastAsia="Arial" w:cs="Arial"/>
              </w:rPr>
            </w:pPr>
            <w:r>
              <w:rPr>
                <w:rFonts w:ascii="Arial" w:hAnsi="Arial" w:eastAsia="Arial" w:cs="Arial"/>
                <w:rtl w:val="0"/>
              </w:rPr>
              <w:t>GOC</w:t>
            </w:r>
          </w:p>
        </w:tc>
        <w:tc>
          <w:tcPr>
            <w:shd w:val="clear" w:color="auto" w:fill="auto"/>
            <w:vAlign w:val="center"/>
          </w:tcPr>
          <w:p w14:paraId="0000023D">
            <w:pPr>
              <w:spacing w:before="40" w:after="40"/>
              <w:jc w:val="center"/>
              <w:rPr>
                <w:rFonts w:ascii="Arial" w:hAnsi="Arial" w:eastAsia="Arial" w:cs="Arial"/>
                <w:sz w:val="18"/>
                <w:szCs w:val="18"/>
              </w:rPr>
            </w:pPr>
          </w:p>
        </w:tc>
        <w:tc>
          <w:tcPr>
            <w:gridSpan w:val="6"/>
            <w:shd w:val="clear" w:color="auto" w:fill="auto"/>
            <w:vAlign w:val="center"/>
          </w:tcPr>
          <w:p w14:paraId="0000023E">
            <w:pPr>
              <w:spacing w:before="40" w:after="40"/>
              <w:jc w:val="center"/>
              <w:rPr>
                <w:rFonts w:ascii="Arial" w:hAnsi="Arial" w:eastAsia="Arial" w:cs="Arial"/>
                <w:sz w:val="18"/>
                <w:szCs w:val="18"/>
              </w:rPr>
            </w:pPr>
          </w:p>
        </w:tc>
        <w:tc>
          <w:tcPr>
            <w:gridSpan w:val="4"/>
            <w:shd w:val="clear" w:color="auto" w:fill="auto"/>
            <w:vAlign w:val="center"/>
          </w:tcPr>
          <w:p w14:paraId="00000244">
            <w:pPr>
              <w:spacing w:before="40" w:after="40"/>
              <w:jc w:val="center"/>
              <w:rPr>
                <w:rFonts w:ascii="Arial" w:hAnsi="Arial" w:eastAsia="Arial" w:cs="Arial"/>
                <w:sz w:val="18"/>
                <w:szCs w:val="18"/>
              </w:rPr>
            </w:pPr>
          </w:p>
        </w:tc>
        <w:tc>
          <w:tcPr>
            <w:gridSpan w:val="7"/>
            <w:shd w:val="clear" w:color="auto" w:fill="auto"/>
            <w:vAlign w:val="center"/>
          </w:tcPr>
          <w:p w14:paraId="00000248">
            <w:pPr>
              <w:spacing w:before="40" w:after="40"/>
              <w:jc w:val="center"/>
              <w:rPr>
                <w:rFonts w:ascii="Arial" w:hAnsi="Arial" w:eastAsia="Arial" w:cs="Arial"/>
                <w:color w:val="000000"/>
                <w:sz w:val="18"/>
                <w:szCs w:val="18"/>
              </w:rPr>
            </w:pPr>
            <w:r>
              <w:rPr>
                <w:rFonts w:ascii="Arial" w:hAnsi="Arial" w:eastAsia="Arial" w:cs="Arial"/>
                <w:color w:val="000000"/>
                <w:sz w:val="18"/>
                <w:szCs w:val="18"/>
                <w:rtl w:val="0"/>
              </w:rPr>
              <w:t>NTRA</w:t>
            </w:r>
          </w:p>
        </w:tc>
        <w:tc>
          <w:tcPr>
            <w:gridSpan w:val="2"/>
            <w:shd w:val="clear" w:color="auto" w:fill="auto"/>
            <w:vAlign w:val="center"/>
          </w:tcPr>
          <w:p w14:paraId="0000024F">
            <w:pPr>
              <w:spacing w:before="40" w:after="40"/>
              <w:jc w:val="center"/>
              <w:rPr>
                <w:rFonts w:ascii="Arial" w:hAnsi="Arial" w:eastAsia="Arial" w:cs="Arial"/>
                <w:color w:val="000000"/>
                <w:sz w:val="18"/>
                <w:szCs w:val="18"/>
              </w:rPr>
            </w:pPr>
            <w:r>
              <w:rPr>
                <w:rFonts w:ascii="Arial" w:hAnsi="Arial" w:eastAsia="Arial" w:cs="Arial"/>
                <w:color w:val="000000"/>
                <w:sz w:val="18"/>
                <w:szCs w:val="18"/>
                <w:rtl w:val="0"/>
              </w:rPr>
              <w:t>Cairo</w:t>
            </w:r>
          </w:p>
        </w:tc>
      </w:tr>
      <w:tr w14:paraId="4B227D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90" w:hRule="atLeast"/>
        </w:trPr>
        <w:tc>
          <w:tcPr>
            <w:gridSpan w:val="23"/>
            <w:tcBorders>
              <w:bottom w:val="single" w:color="000000" w:sz="4" w:space="0"/>
            </w:tcBorders>
            <w:shd w:val="clear" w:color="auto" w:fill="D9D9D9"/>
            <w:vAlign w:val="center"/>
          </w:tcPr>
          <w:p w14:paraId="00000251">
            <w:pPr>
              <w:spacing w:before="40" w:after="40"/>
              <w:rPr>
                <w:rFonts w:ascii="Arial" w:hAnsi="Arial" w:eastAsia="Arial" w:cs="Arial"/>
                <w:b/>
                <w:sz w:val="22"/>
                <w:szCs w:val="22"/>
              </w:rPr>
            </w:pPr>
            <w:r>
              <w:rPr>
                <w:rFonts w:ascii="Arial" w:hAnsi="Arial" w:eastAsia="Arial" w:cs="Arial"/>
                <w:b/>
                <w:sz w:val="22"/>
                <w:szCs w:val="22"/>
                <w:rtl w:val="0"/>
              </w:rPr>
              <w:t>6. NEXT OF KIN / EMERGENCY CONTACT</w:t>
            </w:r>
          </w:p>
        </w:tc>
      </w:tr>
      <w:tr w14:paraId="58CA30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4" w:hRule="atLeast"/>
        </w:trPr>
        <w:tc>
          <w:tcPr>
            <w:gridSpan w:val="2"/>
            <w:tcBorders>
              <w:bottom w:val="single" w:color="000000" w:sz="4" w:space="0"/>
            </w:tcBorders>
            <w:shd w:val="clear" w:color="auto" w:fill="F2F2F2"/>
            <w:vAlign w:val="center"/>
          </w:tcPr>
          <w:p w14:paraId="00000268">
            <w:pPr>
              <w:spacing w:before="40" w:after="40"/>
              <w:rPr>
                <w:rFonts w:ascii="Arial" w:hAnsi="Arial" w:eastAsia="Arial" w:cs="Arial"/>
              </w:rPr>
            </w:pPr>
            <w:r>
              <w:rPr>
                <w:rFonts w:ascii="Arial" w:hAnsi="Arial" w:eastAsia="Arial" w:cs="Arial"/>
                <w:rtl w:val="0"/>
              </w:rPr>
              <w:t>Full Name</w:t>
            </w:r>
          </w:p>
        </w:tc>
        <w:tc>
          <w:tcPr>
            <w:gridSpan w:val="5"/>
            <w:tcBorders>
              <w:bottom w:val="single" w:color="000000" w:sz="4" w:space="0"/>
            </w:tcBorders>
            <w:shd w:val="clear" w:color="auto" w:fill="FFFFFF"/>
            <w:vAlign w:val="center"/>
          </w:tcPr>
          <w:p w14:paraId="0000026A">
            <w:pPr>
              <w:spacing w:before="40" w:after="40"/>
              <w:rPr>
                <w:rFonts w:ascii="Arial" w:hAnsi="Arial" w:eastAsia="Arial" w:cs="Arial"/>
              </w:rPr>
            </w:pPr>
            <w:r>
              <w:rPr>
                <w:rFonts w:ascii="Arial" w:hAnsi="Arial" w:eastAsia="Arial" w:cs="Arial"/>
                <w:rtl w:val="0"/>
              </w:rPr>
              <w:t xml:space="preserve">              </w:t>
            </w:r>
          </w:p>
        </w:tc>
        <w:tc>
          <w:tcPr>
            <w:gridSpan w:val="5"/>
            <w:tcBorders>
              <w:bottom w:val="single" w:color="000000" w:sz="4" w:space="0"/>
            </w:tcBorders>
            <w:shd w:val="clear" w:color="auto" w:fill="F2F2F2"/>
            <w:vAlign w:val="center"/>
          </w:tcPr>
          <w:p w14:paraId="0000026F">
            <w:pPr>
              <w:spacing w:before="40" w:after="40"/>
              <w:rPr>
                <w:rFonts w:ascii="Arial" w:hAnsi="Arial" w:eastAsia="Arial" w:cs="Arial"/>
              </w:rPr>
            </w:pPr>
            <w:r>
              <w:rPr>
                <w:rFonts w:ascii="Arial" w:hAnsi="Arial" w:eastAsia="Arial" w:cs="Arial"/>
                <w:rtl w:val="0"/>
              </w:rPr>
              <w:t>Relationship</w:t>
            </w:r>
          </w:p>
        </w:tc>
        <w:tc>
          <w:tcPr>
            <w:gridSpan w:val="11"/>
            <w:tcBorders>
              <w:bottom w:val="single" w:color="000000" w:sz="4" w:space="0"/>
            </w:tcBorders>
            <w:shd w:val="clear" w:color="auto" w:fill="FFFFFF"/>
            <w:vAlign w:val="center"/>
          </w:tcPr>
          <w:p w14:paraId="00000274">
            <w:pPr>
              <w:spacing w:before="40" w:after="40"/>
              <w:rPr>
                <w:rFonts w:ascii="Arial" w:hAnsi="Arial" w:eastAsia="Arial" w:cs="Arial"/>
              </w:rPr>
            </w:pPr>
          </w:p>
        </w:tc>
      </w:tr>
      <w:tr w14:paraId="5B21BE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4" w:hRule="atLeast"/>
        </w:trPr>
        <w:tc>
          <w:tcPr>
            <w:gridSpan w:val="2"/>
            <w:tcBorders>
              <w:bottom w:val="single" w:color="000000" w:sz="4" w:space="0"/>
            </w:tcBorders>
            <w:shd w:val="clear" w:color="auto" w:fill="F2F2F2"/>
            <w:vAlign w:val="center"/>
          </w:tcPr>
          <w:p w14:paraId="0000027F">
            <w:pPr>
              <w:spacing w:before="40" w:after="40"/>
              <w:rPr>
                <w:rFonts w:ascii="Arial" w:hAnsi="Arial" w:eastAsia="Arial" w:cs="Arial"/>
              </w:rPr>
            </w:pPr>
            <w:r>
              <w:rPr>
                <w:rFonts w:ascii="Arial" w:hAnsi="Arial" w:eastAsia="Arial" w:cs="Arial"/>
                <w:rtl w:val="0"/>
              </w:rPr>
              <w:t xml:space="preserve">Address / Country </w:t>
            </w:r>
          </w:p>
        </w:tc>
        <w:tc>
          <w:tcPr>
            <w:gridSpan w:val="21"/>
            <w:tcBorders>
              <w:bottom w:val="single" w:color="000000" w:sz="4" w:space="0"/>
            </w:tcBorders>
            <w:shd w:val="clear" w:color="auto" w:fill="FFFFFF"/>
            <w:vAlign w:val="center"/>
          </w:tcPr>
          <w:p w14:paraId="00000281">
            <w:pPr>
              <w:spacing w:before="40" w:after="40"/>
              <w:rPr>
                <w:rFonts w:ascii="Arial" w:hAnsi="Arial" w:eastAsia="Arial" w:cs="Arial"/>
              </w:rPr>
            </w:pPr>
          </w:p>
        </w:tc>
      </w:tr>
      <w:tr w14:paraId="5AD8EB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4" w:hRule="atLeast"/>
        </w:trPr>
        <w:tc>
          <w:tcPr>
            <w:gridSpan w:val="2"/>
            <w:tcBorders>
              <w:bottom w:val="single" w:color="000000" w:sz="4" w:space="0"/>
            </w:tcBorders>
            <w:shd w:val="clear" w:color="auto" w:fill="F2F2F2"/>
            <w:vAlign w:val="center"/>
          </w:tcPr>
          <w:p w14:paraId="00000296">
            <w:pPr>
              <w:spacing w:before="40" w:after="40"/>
              <w:rPr>
                <w:rFonts w:ascii="Arial" w:hAnsi="Arial" w:eastAsia="Arial" w:cs="Arial"/>
              </w:rPr>
            </w:pPr>
            <w:r>
              <w:rPr>
                <w:rFonts w:ascii="Arial" w:hAnsi="Arial" w:eastAsia="Arial" w:cs="Arial"/>
                <w:rtl w:val="0"/>
              </w:rPr>
              <w:t>Tel. No./ Mobile</w:t>
            </w:r>
          </w:p>
        </w:tc>
        <w:tc>
          <w:tcPr>
            <w:gridSpan w:val="5"/>
            <w:tcBorders>
              <w:bottom w:val="single" w:color="000000" w:sz="4" w:space="0"/>
            </w:tcBorders>
            <w:shd w:val="clear" w:color="auto" w:fill="FFFFFF"/>
            <w:vAlign w:val="center"/>
          </w:tcPr>
          <w:p w14:paraId="00000298">
            <w:pPr>
              <w:spacing w:before="40" w:after="40"/>
              <w:rPr>
                <w:rFonts w:ascii="Arial" w:hAnsi="Arial" w:eastAsia="Arial" w:cs="Arial"/>
              </w:rPr>
            </w:pPr>
          </w:p>
        </w:tc>
        <w:tc>
          <w:tcPr>
            <w:gridSpan w:val="5"/>
            <w:tcBorders>
              <w:bottom w:val="single" w:color="000000" w:sz="4" w:space="0"/>
            </w:tcBorders>
            <w:shd w:val="clear" w:color="auto" w:fill="F2F2F2"/>
            <w:vAlign w:val="center"/>
          </w:tcPr>
          <w:p w14:paraId="0000029D">
            <w:pPr>
              <w:spacing w:before="40" w:after="40"/>
              <w:rPr>
                <w:rFonts w:ascii="Arial" w:hAnsi="Arial" w:eastAsia="Arial" w:cs="Arial"/>
              </w:rPr>
            </w:pPr>
            <w:r>
              <w:rPr>
                <w:rFonts w:ascii="Arial" w:hAnsi="Arial" w:eastAsia="Arial" w:cs="Arial"/>
                <w:rtl w:val="0"/>
              </w:rPr>
              <w:t xml:space="preserve">Email </w:t>
            </w:r>
          </w:p>
        </w:tc>
        <w:tc>
          <w:tcPr>
            <w:gridSpan w:val="11"/>
            <w:tcBorders>
              <w:bottom w:val="single" w:color="000000" w:sz="4" w:space="0"/>
            </w:tcBorders>
            <w:shd w:val="clear" w:color="auto" w:fill="FFFFFF"/>
            <w:vAlign w:val="center"/>
          </w:tcPr>
          <w:p w14:paraId="000002A2">
            <w:pPr>
              <w:spacing w:before="40" w:after="40"/>
              <w:rPr>
                <w:rFonts w:ascii="Arial" w:hAnsi="Arial" w:eastAsia="Arial" w:cs="Arial"/>
              </w:rPr>
            </w:pPr>
          </w:p>
        </w:tc>
      </w:tr>
      <w:tr w14:paraId="1880B3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6" w:hRule="atLeast"/>
        </w:trPr>
        <w:tc>
          <w:tcPr>
            <w:gridSpan w:val="23"/>
            <w:tcBorders>
              <w:bottom w:val="single" w:color="000000" w:sz="4" w:space="0"/>
            </w:tcBorders>
            <w:shd w:val="clear" w:color="auto" w:fill="D9D9D9"/>
            <w:vAlign w:val="center"/>
          </w:tcPr>
          <w:p w14:paraId="000002AD">
            <w:pPr>
              <w:spacing w:before="40" w:after="40"/>
              <w:rPr>
                <w:rFonts w:ascii="Arial" w:hAnsi="Arial" w:eastAsia="Arial" w:cs="Arial"/>
                <w:b/>
                <w:sz w:val="22"/>
                <w:szCs w:val="22"/>
              </w:rPr>
            </w:pPr>
            <w:r>
              <w:rPr>
                <w:rFonts w:ascii="Arial" w:hAnsi="Arial" w:eastAsia="Arial" w:cs="Arial"/>
                <w:b/>
                <w:sz w:val="22"/>
                <w:szCs w:val="22"/>
                <w:rtl w:val="0"/>
              </w:rPr>
              <w:t xml:space="preserve">7. HEALTH CERTIFICATES &amp; VACCINATIONS </w:t>
            </w:r>
          </w:p>
        </w:tc>
      </w:tr>
      <w:tr w14:paraId="0C7C86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84" w:hRule="atLeast"/>
        </w:trPr>
        <w:tc>
          <w:tcPr>
            <w:gridSpan w:val="2"/>
            <w:tcBorders>
              <w:bottom w:val="single" w:color="000000" w:sz="4" w:space="0"/>
            </w:tcBorders>
            <w:shd w:val="clear" w:color="auto" w:fill="F2F2F2"/>
            <w:vAlign w:val="center"/>
          </w:tcPr>
          <w:p w14:paraId="000002C4">
            <w:pPr>
              <w:spacing w:before="40" w:after="40"/>
              <w:rPr>
                <w:rFonts w:ascii="Arial" w:hAnsi="Arial" w:eastAsia="Arial" w:cs="Arial"/>
              </w:rPr>
            </w:pPr>
            <w:r>
              <w:rPr>
                <w:rFonts w:ascii="Arial" w:hAnsi="Arial" w:eastAsia="Arial" w:cs="Arial"/>
                <w:rtl w:val="0"/>
              </w:rPr>
              <w:t>Flag State</w:t>
            </w:r>
          </w:p>
        </w:tc>
        <w:tc>
          <w:tcPr>
            <w:gridSpan w:val="3"/>
            <w:shd w:val="clear" w:color="auto" w:fill="F2F2F2"/>
            <w:vAlign w:val="center"/>
          </w:tcPr>
          <w:p w14:paraId="000002C6">
            <w:pPr>
              <w:spacing w:before="40" w:after="40"/>
              <w:jc w:val="center"/>
              <w:rPr>
                <w:rFonts w:ascii="Arial" w:hAnsi="Arial" w:eastAsia="Arial" w:cs="Arial"/>
              </w:rPr>
            </w:pPr>
            <w:r>
              <w:rPr>
                <w:rFonts w:ascii="Arial" w:hAnsi="Arial" w:eastAsia="Arial" w:cs="Arial"/>
                <w:rtl w:val="0"/>
              </w:rPr>
              <w:t>Number</w:t>
            </w:r>
          </w:p>
        </w:tc>
        <w:tc>
          <w:tcPr>
            <w:gridSpan w:val="5"/>
            <w:shd w:val="clear" w:color="auto" w:fill="F2F2F2"/>
            <w:vAlign w:val="center"/>
          </w:tcPr>
          <w:p w14:paraId="000002C9">
            <w:pPr>
              <w:spacing w:before="40" w:after="40"/>
              <w:jc w:val="center"/>
              <w:rPr>
                <w:rFonts w:ascii="Arial" w:hAnsi="Arial" w:eastAsia="Arial" w:cs="Arial"/>
              </w:rPr>
            </w:pPr>
            <w:r>
              <w:rPr>
                <w:rFonts w:ascii="Arial" w:hAnsi="Arial" w:eastAsia="Arial" w:cs="Arial"/>
                <w:rtl w:val="0"/>
              </w:rPr>
              <w:t>Issue Date</w:t>
            </w:r>
          </w:p>
        </w:tc>
        <w:tc>
          <w:tcPr>
            <w:gridSpan w:val="5"/>
            <w:shd w:val="clear" w:color="auto" w:fill="F2F2F2"/>
            <w:vAlign w:val="center"/>
          </w:tcPr>
          <w:p w14:paraId="000002CE">
            <w:pPr>
              <w:spacing w:before="40" w:after="40"/>
              <w:jc w:val="center"/>
              <w:rPr>
                <w:rFonts w:ascii="Arial" w:hAnsi="Arial" w:eastAsia="Arial" w:cs="Arial"/>
              </w:rPr>
            </w:pPr>
            <w:r>
              <w:rPr>
                <w:rFonts w:ascii="Arial" w:hAnsi="Arial" w:eastAsia="Arial" w:cs="Arial"/>
                <w:rtl w:val="0"/>
              </w:rPr>
              <w:t>Expiry Date</w:t>
            </w:r>
          </w:p>
        </w:tc>
        <w:tc>
          <w:tcPr>
            <w:gridSpan w:val="5"/>
            <w:shd w:val="clear" w:color="auto" w:fill="F2F2F2"/>
            <w:vAlign w:val="center"/>
          </w:tcPr>
          <w:p w14:paraId="000002D3">
            <w:pPr>
              <w:spacing w:before="40" w:after="40"/>
              <w:jc w:val="center"/>
              <w:rPr>
                <w:rFonts w:ascii="Arial" w:hAnsi="Arial" w:eastAsia="Arial" w:cs="Arial"/>
              </w:rPr>
            </w:pPr>
            <w:r>
              <w:rPr>
                <w:rFonts w:ascii="Arial" w:hAnsi="Arial" w:eastAsia="Arial" w:cs="Arial"/>
                <w:rtl w:val="0"/>
              </w:rPr>
              <w:t xml:space="preserve">Issued By </w:t>
            </w:r>
          </w:p>
        </w:tc>
        <w:tc>
          <w:tcPr>
            <w:gridSpan w:val="3"/>
            <w:shd w:val="clear" w:color="auto" w:fill="F2F2F2"/>
            <w:vAlign w:val="center"/>
          </w:tcPr>
          <w:p w14:paraId="000002D8">
            <w:pPr>
              <w:spacing w:before="40" w:after="40"/>
              <w:jc w:val="center"/>
              <w:rPr>
                <w:rFonts w:ascii="Arial" w:hAnsi="Arial" w:eastAsia="Arial" w:cs="Arial"/>
              </w:rPr>
            </w:pPr>
            <w:r>
              <w:rPr>
                <w:rFonts w:ascii="Arial" w:hAnsi="Arial" w:eastAsia="Arial" w:cs="Arial"/>
                <w:rtl w:val="0"/>
              </w:rPr>
              <w:t>Issued At</w:t>
            </w:r>
          </w:p>
        </w:tc>
      </w:tr>
      <w:tr w14:paraId="12172D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4" w:hRule="atLeast"/>
        </w:trPr>
        <w:tc>
          <w:tcPr>
            <w:gridSpan w:val="2"/>
            <w:shd w:val="clear" w:color="auto" w:fill="F2F2F2"/>
            <w:vAlign w:val="center"/>
          </w:tcPr>
          <w:p w14:paraId="000002DB">
            <w:pPr>
              <w:spacing w:before="40" w:after="40"/>
              <w:rPr>
                <w:rFonts w:ascii="Arial" w:hAnsi="Arial" w:eastAsia="Arial" w:cs="Arial"/>
              </w:rPr>
            </w:pPr>
            <w:r>
              <w:rPr>
                <w:rFonts w:ascii="Arial" w:hAnsi="Arial" w:eastAsia="Arial" w:cs="Arial"/>
                <w:rtl w:val="0"/>
              </w:rPr>
              <w:t xml:space="preserve">International Medical </w:t>
            </w:r>
          </w:p>
        </w:tc>
        <w:tc>
          <w:tcPr>
            <w:gridSpan w:val="3"/>
            <w:shd w:val="clear" w:color="auto" w:fill="auto"/>
            <w:vAlign w:val="center"/>
          </w:tcPr>
          <w:p w14:paraId="000002DD">
            <w:pPr>
              <w:spacing w:before="40" w:after="40"/>
              <w:jc w:val="center"/>
              <w:rPr>
                <w:rFonts w:ascii="Arial" w:hAnsi="Arial" w:eastAsia="Arial" w:cs="Arial"/>
              </w:rPr>
            </w:pPr>
            <w:sdt>
              <w:sdtPr>
                <w:tag w:val="goog_rdk_71"/>
                <w:id w:val="147457293"/>
              </w:sdtPr>
              <w:sdtContent>
                <w:ins w:id="34" w:author="Samy Elsayed" w:date="2024-10-30T14:58:01Z">
                  <w:r>
                    <w:rPr>
                      <w:rFonts w:ascii="Arial" w:hAnsi="Arial" w:eastAsia="Arial" w:cs="Arial"/>
                      <w:rtl w:val="0"/>
                    </w:rPr>
                    <w:t>17063</w:t>
                  </w:r>
                </w:ins>
              </w:sdtContent>
            </w:sdt>
          </w:p>
        </w:tc>
        <w:tc>
          <w:tcPr>
            <w:gridSpan w:val="5"/>
            <w:shd w:val="clear" w:color="auto" w:fill="auto"/>
            <w:vAlign w:val="center"/>
          </w:tcPr>
          <w:p w14:paraId="000002E0">
            <w:pPr>
              <w:spacing w:before="40" w:after="40"/>
              <w:jc w:val="center"/>
              <w:rPr>
                <w:rFonts w:ascii="Arial" w:hAnsi="Arial" w:eastAsia="Arial" w:cs="Arial"/>
              </w:rPr>
            </w:pPr>
            <w:sdt>
              <w:sdtPr>
                <w:tag w:val="goog_rdk_73"/>
                <w:id w:val="147468657"/>
              </w:sdtPr>
              <w:sdtContent>
                <w:ins w:id="35" w:author="Samy Elsayed" w:date="2024-10-30T12:57:32Z">
                  <w:r>
                    <w:rPr>
                      <w:rFonts w:ascii="Arial" w:hAnsi="Arial" w:eastAsia="Arial" w:cs="Arial"/>
                      <w:rtl w:val="0"/>
                    </w:rPr>
                    <w:t>31/07/2023</w:t>
                  </w:r>
                </w:ins>
              </w:sdtContent>
            </w:sdt>
          </w:p>
        </w:tc>
        <w:tc>
          <w:tcPr>
            <w:gridSpan w:val="5"/>
            <w:shd w:val="clear" w:color="auto" w:fill="auto"/>
            <w:vAlign w:val="center"/>
          </w:tcPr>
          <w:p w14:paraId="000002E5">
            <w:pPr>
              <w:spacing w:before="40" w:after="40"/>
              <w:jc w:val="center"/>
              <w:rPr>
                <w:rFonts w:ascii="Arial" w:hAnsi="Arial" w:eastAsia="Arial" w:cs="Arial"/>
              </w:rPr>
            </w:pPr>
            <w:sdt>
              <w:sdtPr>
                <w:tag w:val="goog_rdk_75"/>
                <w:id w:val="147483196"/>
              </w:sdtPr>
              <w:sdtContent>
                <w:ins w:id="36" w:author="Samy Elsayed" w:date="2024-10-30T12:58:00Z">
                  <w:r>
                    <w:rPr>
                      <w:rFonts w:ascii="Arial" w:hAnsi="Arial" w:eastAsia="Arial" w:cs="Arial"/>
                      <w:rtl w:val="0"/>
                    </w:rPr>
                    <w:t>30/07/2025</w:t>
                  </w:r>
                </w:ins>
              </w:sdtContent>
            </w:sdt>
          </w:p>
        </w:tc>
        <w:tc>
          <w:tcPr>
            <w:gridSpan w:val="5"/>
            <w:shd w:val="clear" w:color="auto" w:fill="auto"/>
            <w:vAlign w:val="center"/>
          </w:tcPr>
          <w:p w14:paraId="000002EA">
            <w:pPr>
              <w:spacing w:before="40" w:after="40"/>
              <w:jc w:val="center"/>
              <w:rPr>
                <w:rFonts w:ascii="Arial" w:hAnsi="Arial" w:eastAsia="Arial" w:cs="Arial"/>
                <w:color w:val="000000"/>
                <w:sz w:val="18"/>
                <w:szCs w:val="18"/>
              </w:rPr>
            </w:pPr>
            <w:r>
              <w:rPr>
                <w:rFonts w:ascii="Arial" w:hAnsi="Arial" w:eastAsia="Arial" w:cs="Arial"/>
                <w:color w:val="000000"/>
                <w:sz w:val="18"/>
                <w:szCs w:val="18"/>
                <w:rtl w:val="0"/>
              </w:rPr>
              <w:t>EAMS</w:t>
            </w:r>
          </w:p>
        </w:tc>
        <w:tc>
          <w:tcPr>
            <w:gridSpan w:val="3"/>
            <w:shd w:val="clear" w:color="auto" w:fill="auto"/>
            <w:vAlign w:val="center"/>
          </w:tcPr>
          <w:p w14:paraId="000002EF">
            <w:pPr>
              <w:spacing w:before="40" w:after="40"/>
              <w:jc w:val="center"/>
              <w:rPr>
                <w:rFonts w:ascii="Arial" w:hAnsi="Arial" w:eastAsia="Arial" w:cs="Arial"/>
                <w:color w:val="000000"/>
                <w:sz w:val="18"/>
                <w:szCs w:val="18"/>
              </w:rPr>
            </w:pPr>
            <w:r>
              <w:rPr>
                <w:rFonts w:ascii="Arial" w:hAnsi="Arial" w:eastAsia="Arial" w:cs="Arial"/>
                <w:color w:val="000000"/>
                <w:sz w:val="18"/>
                <w:szCs w:val="18"/>
                <w:rtl w:val="0"/>
              </w:rPr>
              <w:t>Alex.</w:t>
            </w:r>
          </w:p>
        </w:tc>
      </w:tr>
      <w:tr w14:paraId="4149DA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4" w:hRule="atLeast"/>
        </w:trPr>
        <w:tc>
          <w:tcPr>
            <w:gridSpan w:val="2"/>
            <w:shd w:val="clear" w:color="auto" w:fill="F2F2F2"/>
            <w:vAlign w:val="center"/>
          </w:tcPr>
          <w:p w14:paraId="000002F2">
            <w:pPr>
              <w:spacing w:before="40" w:after="40"/>
              <w:rPr>
                <w:rFonts w:ascii="Arial" w:hAnsi="Arial" w:eastAsia="Arial" w:cs="Arial"/>
              </w:rPr>
            </w:pPr>
            <w:r>
              <w:rPr>
                <w:rFonts w:ascii="Arial" w:hAnsi="Arial" w:eastAsia="Arial" w:cs="Arial"/>
                <w:rtl w:val="0"/>
              </w:rPr>
              <w:t>Yellow Fever</w:t>
            </w:r>
          </w:p>
        </w:tc>
        <w:tc>
          <w:tcPr>
            <w:gridSpan w:val="3"/>
            <w:shd w:val="clear" w:color="auto" w:fill="auto"/>
            <w:vAlign w:val="center"/>
          </w:tcPr>
          <w:p w14:paraId="000002F4">
            <w:pPr>
              <w:spacing w:before="40" w:after="40"/>
              <w:jc w:val="center"/>
              <w:rPr>
                <w:rFonts w:ascii="Arial" w:hAnsi="Arial" w:eastAsia="Arial" w:cs="Arial"/>
              </w:rPr>
            </w:pPr>
          </w:p>
        </w:tc>
        <w:tc>
          <w:tcPr>
            <w:gridSpan w:val="5"/>
            <w:shd w:val="clear" w:color="auto" w:fill="auto"/>
            <w:vAlign w:val="center"/>
          </w:tcPr>
          <w:p w14:paraId="000002F7">
            <w:pPr>
              <w:spacing w:before="40" w:after="40"/>
              <w:jc w:val="center"/>
              <w:rPr>
                <w:rFonts w:ascii="Arial" w:hAnsi="Arial" w:eastAsia="Arial" w:cs="Arial"/>
              </w:rPr>
            </w:pPr>
          </w:p>
        </w:tc>
        <w:tc>
          <w:tcPr>
            <w:gridSpan w:val="5"/>
            <w:shd w:val="clear" w:color="auto" w:fill="auto"/>
            <w:vAlign w:val="center"/>
          </w:tcPr>
          <w:p w14:paraId="000002FC">
            <w:pPr>
              <w:spacing w:before="40" w:after="40"/>
              <w:jc w:val="center"/>
              <w:rPr>
                <w:rFonts w:ascii="Arial" w:hAnsi="Arial" w:eastAsia="Arial" w:cs="Arial"/>
              </w:rPr>
            </w:pPr>
          </w:p>
        </w:tc>
        <w:tc>
          <w:tcPr>
            <w:gridSpan w:val="5"/>
            <w:shd w:val="clear" w:color="auto" w:fill="auto"/>
            <w:vAlign w:val="center"/>
          </w:tcPr>
          <w:p w14:paraId="00000301">
            <w:pPr>
              <w:spacing w:before="40" w:after="40"/>
              <w:jc w:val="center"/>
              <w:rPr>
                <w:rFonts w:ascii="Arial" w:hAnsi="Arial" w:eastAsia="Arial" w:cs="Arial"/>
                <w:color w:val="000000"/>
                <w:sz w:val="16"/>
                <w:szCs w:val="16"/>
              </w:rPr>
            </w:pPr>
            <w:r>
              <w:rPr>
                <w:rFonts w:ascii="Arial" w:hAnsi="Arial" w:eastAsia="Arial" w:cs="Arial"/>
                <w:color w:val="000000"/>
                <w:sz w:val="16"/>
                <w:szCs w:val="16"/>
                <w:rtl w:val="0"/>
              </w:rPr>
              <w:t>Ministry of Health</w:t>
            </w:r>
          </w:p>
        </w:tc>
        <w:tc>
          <w:tcPr>
            <w:gridSpan w:val="3"/>
            <w:shd w:val="clear" w:color="auto" w:fill="auto"/>
            <w:vAlign w:val="center"/>
          </w:tcPr>
          <w:p w14:paraId="00000306">
            <w:pPr>
              <w:spacing w:before="40" w:after="40"/>
              <w:jc w:val="center"/>
              <w:rPr>
                <w:rFonts w:ascii="Arial" w:hAnsi="Arial" w:eastAsia="Arial" w:cs="Arial"/>
                <w:color w:val="000000"/>
                <w:sz w:val="18"/>
                <w:szCs w:val="18"/>
              </w:rPr>
            </w:pPr>
          </w:p>
        </w:tc>
      </w:tr>
      <w:tr w14:paraId="71D254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4" w:hRule="atLeast"/>
        </w:trPr>
        <w:tc>
          <w:tcPr>
            <w:gridSpan w:val="2"/>
            <w:shd w:val="clear" w:color="auto" w:fill="F2F2F2"/>
            <w:vAlign w:val="center"/>
          </w:tcPr>
          <w:p w14:paraId="00000309">
            <w:pPr>
              <w:spacing w:before="40" w:after="40"/>
              <w:rPr>
                <w:rFonts w:ascii="Arial" w:hAnsi="Arial" w:eastAsia="Arial" w:cs="Arial"/>
              </w:rPr>
            </w:pPr>
            <w:r>
              <w:rPr>
                <w:rFonts w:ascii="Arial" w:hAnsi="Arial" w:eastAsia="Arial" w:cs="Arial"/>
                <w:rtl w:val="0"/>
              </w:rPr>
              <w:t>Cholera</w:t>
            </w:r>
          </w:p>
        </w:tc>
        <w:tc>
          <w:tcPr>
            <w:gridSpan w:val="3"/>
            <w:shd w:val="clear" w:color="auto" w:fill="auto"/>
            <w:vAlign w:val="center"/>
          </w:tcPr>
          <w:p w14:paraId="0000030B">
            <w:pPr>
              <w:spacing w:before="40" w:after="40"/>
              <w:jc w:val="center"/>
              <w:rPr>
                <w:rFonts w:ascii="Arial" w:hAnsi="Arial" w:eastAsia="Arial" w:cs="Arial"/>
              </w:rPr>
            </w:pPr>
          </w:p>
        </w:tc>
        <w:tc>
          <w:tcPr>
            <w:gridSpan w:val="5"/>
            <w:shd w:val="clear" w:color="auto" w:fill="auto"/>
            <w:vAlign w:val="center"/>
          </w:tcPr>
          <w:p w14:paraId="0000030E">
            <w:pPr>
              <w:spacing w:before="40" w:after="40"/>
              <w:jc w:val="center"/>
              <w:rPr>
                <w:rFonts w:ascii="Arial" w:hAnsi="Arial" w:eastAsia="Arial" w:cs="Arial"/>
              </w:rPr>
            </w:pPr>
          </w:p>
        </w:tc>
        <w:tc>
          <w:tcPr>
            <w:gridSpan w:val="5"/>
            <w:shd w:val="clear" w:color="auto" w:fill="auto"/>
            <w:vAlign w:val="center"/>
          </w:tcPr>
          <w:p w14:paraId="00000313">
            <w:pPr>
              <w:spacing w:before="40" w:after="40"/>
              <w:jc w:val="center"/>
              <w:rPr>
                <w:rFonts w:ascii="Arial" w:hAnsi="Arial" w:eastAsia="Arial" w:cs="Arial"/>
              </w:rPr>
            </w:pPr>
          </w:p>
        </w:tc>
        <w:tc>
          <w:tcPr>
            <w:gridSpan w:val="5"/>
            <w:shd w:val="clear" w:color="auto" w:fill="auto"/>
            <w:vAlign w:val="center"/>
          </w:tcPr>
          <w:p w14:paraId="00000318">
            <w:pPr>
              <w:spacing w:before="40" w:after="40"/>
              <w:jc w:val="center"/>
              <w:rPr>
                <w:rFonts w:ascii="Arial" w:hAnsi="Arial" w:eastAsia="Arial" w:cs="Arial"/>
                <w:color w:val="000000"/>
                <w:sz w:val="16"/>
                <w:szCs w:val="16"/>
              </w:rPr>
            </w:pPr>
            <w:r>
              <w:rPr>
                <w:rFonts w:ascii="Arial" w:hAnsi="Arial" w:eastAsia="Arial" w:cs="Arial"/>
                <w:color w:val="000000"/>
                <w:sz w:val="16"/>
                <w:szCs w:val="16"/>
                <w:rtl w:val="0"/>
              </w:rPr>
              <w:t>Ministry of Health</w:t>
            </w:r>
          </w:p>
        </w:tc>
        <w:tc>
          <w:tcPr>
            <w:gridSpan w:val="3"/>
            <w:shd w:val="clear" w:color="auto" w:fill="auto"/>
            <w:vAlign w:val="center"/>
          </w:tcPr>
          <w:p w14:paraId="0000031D">
            <w:pPr>
              <w:spacing w:before="40" w:after="40"/>
              <w:jc w:val="center"/>
              <w:rPr>
                <w:rFonts w:ascii="Arial" w:hAnsi="Arial" w:eastAsia="Arial" w:cs="Arial"/>
                <w:color w:val="000000"/>
                <w:sz w:val="18"/>
                <w:szCs w:val="18"/>
              </w:rPr>
            </w:pPr>
          </w:p>
        </w:tc>
      </w:tr>
      <w:tr w14:paraId="01F698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4" w:hRule="atLeast"/>
        </w:trPr>
        <w:tc>
          <w:tcPr>
            <w:gridSpan w:val="2"/>
            <w:vMerge w:val="restart"/>
            <w:shd w:val="clear" w:color="auto" w:fill="F2F2F2"/>
            <w:vAlign w:val="center"/>
          </w:tcPr>
          <w:p w14:paraId="00000320">
            <w:pPr>
              <w:spacing w:before="40" w:after="40"/>
              <w:rPr>
                <w:rFonts w:ascii="Arial" w:hAnsi="Arial" w:eastAsia="Arial" w:cs="Arial"/>
              </w:rPr>
            </w:pPr>
            <w:r>
              <w:rPr>
                <w:rFonts w:ascii="Arial" w:hAnsi="Arial" w:eastAsia="Arial" w:cs="Arial"/>
                <w:rtl w:val="0"/>
              </w:rPr>
              <w:t>Covid-19</w:t>
            </w:r>
          </w:p>
        </w:tc>
        <w:tc>
          <w:tcPr>
            <w:gridSpan w:val="3"/>
            <w:shd w:val="clear" w:color="auto" w:fill="F2F2F2"/>
            <w:vAlign w:val="center"/>
          </w:tcPr>
          <w:p w14:paraId="00000322">
            <w:pPr>
              <w:spacing w:before="40" w:after="40"/>
              <w:jc w:val="center"/>
              <w:rPr>
                <w:rFonts w:ascii="Arial" w:hAnsi="Arial" w:eastAsia="Arial" w:cs="Arial"/>
              </w:rPr>
            </w:pPr>
            <w:r>
              <w:rPr>
                <w:rFonts w:ascii="Arial" w:hAnsi="Arial" w:eastAsia="Arial" w:cs="Arial"/>
                <w:rtl w:val="0"/>
              </w:rPr>
              <w:t>Vaccination Name</w:t>
            </w:r>
          </w:p>
        </w:tc>
        <w:tc>
          <w:tcPr>
            <w:gridSpan w:val="5"/>
            <w:shd w:val="clear" w:color="auto" w:fill="F2F2F2"/>
            <w:vAlign w:val="center"/>
          </w:tcPr>
          <w:p w14:paraId="00000325">
            <w:pPr>
              <w:spacing w:before="40" w:after="40"/>
              <w:jc w:val="center"/>
              <w:rPr>
                <w:rFonts w:ascii="Arial" w:hAnsi="Arial" w:eastAsia="Arial" w:cs="Arial"/>
              </w:rPr>
            </w:pPr>
            <w:r>
              <w:rPr>
                <w:rFonts w:ascii="Arial" w:hAnsi="Arial" w:eastAsia="Arial" w:cs="Arial"/>
                <w:rtl w:val="0"/>
              </w:rPr>
              <w:t>First Dose</w:t>
            </w:r>
          </w:p>
        </w:tc>
        <w:tc>
          <w:tcPr>
            <w:gridSpan w:val="5"/>
            <w:shd w:val="clear" w:color="auto" w:fill="F2F2F2"/>
            <w:vAlign w:val="center"/>
          </w:tcPr>
          <w:p w14:paraId="0000032A">
            <w:pPr>
              <w:spacing w:before="40" w:after="40"/>
              <w:jc w:val="center"/>
              <w:rPr>
                <w:rFonts w:ascii="Arial" w:hAnsi="Arial" w:eastAsia="Arial" w:cs="Arial"/>
              </w:rPr>
            </w:pPr>
            <w:r>
              <w:rPr>
                <w:rFonts w:ascii="Arial" w:hAnsi="Arial" w:eastAsia="Arial" w:cs="Arial"/>
                <w:rtl w:val="0"/>
              </w:rPr>
              <w:t>Second Dose</w:t>
            </w:r>
          </w:p>
        </w:tc>
        <w:tc>
          <w:tcPr>
            <w:gridSpan w:val="8"/>
            <w:vMerge w:val="restart"/>
            <w:shd w:val="clear" w:color="auto" w:fill="FFFFFF"/>
            <w:vAlign w:val="center"/>
          </w:tcPr>
          <w:p w14:paraId="0000032F">
            <w:pPr>
              <w:spacing w:before="40" w:after="40"/>
              <w:rPr>
                <w:rFonts w:ascii="Arial" w:hAnsi="Arial" w:eastAsia="Arial" w:cs="Arial"/>
              </w:rPr>
            </w:pPr>
            <w:r>
              <w:rPr>
                <w:rFonts w:ascii="Arial" w:hAnsi="Arial" w:eastAsia="Arial" w:cs="Arial"/>
                <w:rtl w:val="0"/>
              </w:rPr>
              <w:t xml:space="preserve">    (Other Does or Remarks) </w:t>
            </w:r>
          </w:p>
        </w:tc>
      </w:tr>
      <w:tr w14:paraId="14D480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417" w:hRule="atLeast"/>
        </w:trPr>
        <w:tc>
          <w:tcPr>
            <w:gridSpan w:val="2"/>
            <w:vMerge w:val="continue"/>
            <w:shd w:val="clear" w:color="auto" w:fill="F2F2F2"/>
            <w:vAlign w:val="center"/>
          </w:tcPr>
          <w:p w14:paraId="0000033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w:hAnsi="Arial" w:eastAsia="Arial" w:cs="Arial"/>
              </w:rPr>
            </w:pPr>
          </w:p>
        </w:tc>
        <w:tc>
          <w:tcPr>
            <w:gridSpan w:val="3"/>
            <w:shd w:val="clear" w:color="auto" w:fill="auto"/>
            <w:vAlign w:val="center"/>
          </w:tcPr>
          <w:p w14:paraId="00000339">
            <w:pPr>
              <w:spacing w:before="40" w:after="40"/>
              <w:jc w:val="center"/>
              <w:rPr>
                <w:rFonts w:ascii="Arial" w:hAnsi="Arial" w:eastAsia="Arial" w:cs="Arial"/>
              </w:rPr>
            </w:pPr>
            <w:sdt>
              <w:sdtPr>
                <w:tag w:val="goog_rdk_77"/>
                <w:id w:val="147480071"/>
              </w:sdtPr>
              <w:sdtContent>
                <w:ins w:id="37" w:author="Samy Elsayed" w:date="2024-10-30T12:58:38Z">
                  <w:r>
                    <w:rPr>
                      <w:rFonts w:ascii="Arial" w:hAnsi="Arial" w:eastAsia="Arial" w:cs="Arial"/>
                      <w:rtl w:val="0"/>
                    </w:rPr>
                    <w:t>JOHNSON&amp;JOHNSON</w:t>
                  </w:r>
                </w:ins>
              </w:sdtContent>
            </w:sdt>
          </w:p>
        </w:tc>
        <w:tc>
          <w:tcPr>
            <w:gridSpan w:val="5"/>
            <w:shd w:val="clear" w:color="auto" w:fill="auto"/>
            <w:vAlign w:val="center"/>
          </w:tcPr>
          <w:p w14:paraId="0000033C">
            <w:pPr>
              <w:spacing w:before="40" w:after="40"/>
              <w:jc w:val="center"/>
              <w:rPr>
                <w:rFonts w:ascii="Arial" w:hAnsi="Arial" w:eastAsia="Arial" w:cs="Arial"/>
              </w:rPr>
            </w:pPr>
            <w:sdt>
              <w:sdtPr>
                <w:tag w:val="goog_rdk_79"/>
                <w:id w:val="147480564"/>
              </w:sdtPr>
              <w:sdtContent>
                <w:ins w:id="38" w:author="Samy Elsayed" w:date="2024-10-30T12:59:45Z">
                  <w:r>
                    <w:rPr>
                      <w:rFonts w:ascii="Arial" w:hAnsi="Arial" w:eastAsia="Arial" w:cs="Arial"/>
                      <w:rtl w:val="0"/>
                    </w:rPr>
                    <w:t>23/11/2021</w:t>
                  </w:r>
                </w:ins>
              </w:sdtContent>
            </w:sdt>
          </w:p>
          <w:p w14:paraId="0000033D">
            <w:pPr>
              <w:rPr>
                <w:rFonts w:ascii="Arial" w:hAnsi="Arial" w:eastAsia="Arial" w:cs="Arial"/>
              </w:rPr>
            </w:pPr>
          </w:p>
        </w:tc>
        <w:tc>
          <w:tcPr>
            <w:gridSpan w:val="5"/>
            <w:shd w:val="clear" w:color="auto" w:fill="auto"/>
            <w:vAlign w:val="center"/>
          </w:tcPr>
          <w:p w14:paraId="00000342">
            <w:pPr>
              <w:spacing w:before="40" w:after="40"/>
              <w:jc w:val="center"/>
              <w:rPr>
                <w:rFonts w:ascii="Arial" w:hAnsi="Arial" w:eastAsia="Arial" w:cs="Arial"/>
              </w:rPr>
            </w:pPr>
            <w:sdt>
              <w:sdtPr>
                <w:tag w:val="goog_rdk_81"/>
                <w:id w:val="147479253"/>
              </w:sdtPr>
              <w:sdtContent>
                <w:ins w:id="39" w:author="Samy Elsayed" w:date="2024-10-30T13:00:02Z">
                  <w:r>
                    <w:rPr>
                      <w:rFonts w:ascii="Arial" w:hAnsi="Arial" w:eastAsia="Arial" w:cs="Arial"/>
                      <w:rtl w:val="0"/>
                    </w:rPr>
                    <w:t>X</w:t>
                  </w:r>
                </w:ins>
              </w:sdtContent>
            </w:sdt>
          </w:p>
        </w:tc>
        <w:tc>
          <w:tcPr>
            <w:gridSpan w:val="8"/>
            <w:vMerge w:val="continue"/>
            <w:shd w:val="clear" w:color="auto" w:fill="FFFFFF"/>
            <w:vAlign w:val="center"/>
          </w:tcPr>
          <w:p w14:paraId="0000034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w:hAnsi="Arial" w:eastAsia="Arial" w:cs="Arial"/>
              </w:rPr>
            </w:pPr>
          </w:p>
        </w:tc>
      </w:tr>
    </w:tbl>
    <w:p w14:paraId="0000034F"/>
    <w:tbl>
      <w:tblPr>
        <w:tblStyle w:val="30"/>
        <w:tblpPr w:leftFromText="180" w:rightFromText="180" w:vertAnchor="page" w:horzAnchor="margin" w:tblpXSpec="center" w:tblpY="501"/>
        <w:tblW w:w="1110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5237"/>
        <w:gridCol w:w="1675"/>
        <w:gridCol w:w="1276"/>
        <w:gridCol w:w="1276"/>
        <w:gridCol w:w="1643"/>
      </w:tblGrid>
      <w:tr w14:paraId="52486E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460" w:hRule="atLeast"/>
        </w:trPr>
        <w:tc>
          <w:tcPr>
            <w:gridSpan w:val="5"/>
            <w:tcBorders>
              <w:bottom w:val="single" w:color="000000" w:sz="4" w:space="0"/>
            </w:tcBorders>
            <w:shd w:val="clear" w:color="auto" w:fill="D9D9D9"/>
            <w:vAlign w:val="center"/>
          </w:tcPr>
          <w:p w14:paraId="00000350">
            <w:pPr>
              <w:spacing w:before="40" w:after="40"/>
              <w:rPr>
                <w:rFonts w:ascii="Arial" w:hAnsi="Arial" w:eastAsia="Arial" w:cs="Arial"/>
                <w:b/>
                <w:sz w:val="22"/>
                <w:szCs w:val="22"/>
              </w:rPr>
            </w:pPr>
            <w:r>
              <w:rPr>
                <w:rFonts w:ascii="Arial" w:hAnsi="Arial" w:eastAsia="Arial" w:cs="Arial"/>
                <w:b/>
                <w:sz w:val="22"/>
                <w:szCs w:val="22"/>
                <w:rtl w:val="0"/>
              </w:rPr>
              <w:t>8. MARINE COURSES</w:t>
            </w:r>
          </w:p>
        </w:tc>
      </w:tr>
      <w:tr w14:paraId="53ED10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436" w:hRule="atLeast"/>
        </w:trPr>
        <w:tc>
          <w:tcPr>
            <w:tcBorders>
              <w:bottom w:val="single" w:color="000000" w:sz="4" w:space="0"/>
            </w:tcBorders>
            <w:shd w:val="clear" w:color="auto" w:fill="F2F2F2"/>
            <w:vAlign w:val="center"/>
          </w:tcPr>
          <w:p w14:paraId="00000355">
            <w:pPr>
              <w:spacing w:before="40" w:after="40"/>
              <w:jc w:val="center"/>
              <w:rPr>
                <w:rFonts w:ascii="Arial" w:hAnsi="Arial" w:eastAsia="Arial" w:cs="Arial"/>
              </w:rPr>
            </w:pPr>
            <w:r>
              <w:rPr>
                <w:rFonts w:ascii="Arial" w:hAnsi="Arial" w:eastAsia="Arial" w:cs="Arial"/>
                <w:rtl w:val="0"/>
              </w:rPr>
              <w:t>Course Name</w:t>
            </w:r>
          </w:p>
        </w:tc>
        <w:tc>
          <w:tcPr>
            <w:tcBorders>
              <w:bottom w:val="single" w:color="000000" w:sz="4" w:space="0"/>
            </w:tcBorders>
            <w:shd w:val="clear" w:color="auto" w:fill="F2F2F2"/>
            <w:vAlign w:val="center"/>
          </w:tcPr>
          <w:p w14:paraId="00000356">
            <w:pPr>
              <w:spacing w:before="40" w:after="40"/>
              <w:jc w:val="center"/>
              <w:rPr>
                <w:rFonts w:ascii="Arial" w:hAnsi="Arial" w:eastAsia="Arial" w:cs="Arial"/>
              </w:rPr>
            </w:pPr>
            <w:r>
              <w:rPr>
                <w:rFonts w:ascii="Arial" w:hAnsi="Arial" w:eastAsia="Arial" w:cs="Arial"/>
                <w:rtl w:val="0"/>
              </w:rPr>
              <w:t>Number</w:t>
            </w:r>
          </w:p>
        </w:tc>
        <w:tc>
          <w:tcPr>
            <w:tcBorders>
              <w:bottom w:val="single" w:color="000000" w:sz="4" w:space="0"/>
            </w:tcBorders>
            <w:shd w:val="clear" w:color="auto" w:fill="F2F2F2"/>
            <w:vAlign w:val="center"/>
          </w:tcPr>
          <w:p w14:paraId="00000357">
            <w:pPr>
              <w:spacing w:before="40" w:after="40"/>
              <w:jc w:val="center"/>
              <w:rPr>
                <w:rFonts w:ascii="Arial" w:hAnsi="Arial" w:eastAsia="Arial" w:cs="Arial"/>
              </w:rPr>
            </w:pPr>
            <w:r>
              <w:rPr>
                <w:rFonts w:ascii="Arial" w:hAnsi="Arial" w:eastAsia="Arial" w:cs="Arial"/>
                <w:rtl w:val="0"/>
              </w:rPr>
              <w:t>Issue Date</w:t>
            </w:r>
          </w:p>
        </w:tc>
        <w:tc>
          <w:tcPr>
            <w:tcBorders>
              <w:bottom w:val="single" w:color="000000" w:sz="4" w:space="0"/>
            </w:tcBorders>
            <w:shd w:val="clear" w:color="auto" w:fill="F2F2F2"/>
            <w:vAlign w:val="center"/>
          </w:tcPr>
          <w:p w14:paraId="00000358">
            <w:pPr>
              <w:spacing w:before="40" w:after="40"/>
              <w:jc w:val="center"/>
              <w:rPr>
                <w:rFonts w:ascii="Arial" w:hAnsi="Arial" w:eastAsia="Arial" w:cs="Arial"/>
              </w:rPr>
            </w:pPr>
            <w:r>
              <w:rPr>
                <w:rFonts w:ascii="Arial" w:hAnsi="Arial" w:eastAsia="Arial" w:cs="Arial"/>
                <w:rtl w:val="0"/>
              </w:rPr>
              <w:t>Expiry Date</w:t>
            </w:r>
          </w:p>
        </w:tc>
        <w:tc>
          <w:tcPr>
            <w:tcBorders>
              <w:bottom w:val="single" w:color="000000" w:sz="4" w:space="0"/>
            </w:tcBorders>
            <w:shd w:val="clear" w:color="auto" w:fill="F2F2F2"/>
            <w:vAlign w:val="center"/>
          </w:tcPr>
          <w:p w14:paraId="00000359">
            <w:pPr>
              <w:spacing w:before="40" w:after="40"/>
              <w:jc w:val="center"/>
              <w:rPr>
                <w:rFonts w:ascii="Arial" w:hAnsi="Arial" w:eastAsia="Arial" w:cs="Arial"/>
              </w:rPr>
            </w:pPr>
            <w:r>
              <w:rPr>
                <w:rFonts w:ascii="Arial" w:hAnsi="Arial" w:eastAsia="Arial" w:cs="Arial"/>
                <w:rtl w:val="0"/>
              </w:rPr>
              <w:t>Issued By / At</w:t>
            </w:r>
          </w:p>
        </w:tc>
      </w:tr>
      <w:tr w14:paraId="3CB105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shd w:val="clear" w:color="auto" w:fill="auto"/>
            <w:vAlign w:val="center"/>
          </w:tcPr>
          <w:p w14:paraId="0000035A">
            <w:pPr>
              <w:spacing w:before="40" w:after="40"/>
              <w:rPr>
                <w:rFonts w:ascii="Arial" w:hAnsi="Arial" w:eastAsia="Arial" w:cs="Arial"/>
                <w:sz w:val="18"/>
                <w:szCs w:val="18"/>
              </w:rPr>
            </w:pPr>
            <w:r>
              <w:rPr>
                <w:rFonts w:ascii="Arial" w:hAnsi="Arial" w:eastAsia="Arial" w:cs="Arial"/>
                <w:sz w:val="18"/>
                <w:szCs w:val="18"/>
                <w:rtl w:val="0"/>
              </w:rPr>
              <w:t>Personal Survival Techniques</w:t>
            </w:r>
          </w:p>
        </w:tc>
        <w:tc>
          <w:tcPr>
            <w:shd w:val="clear" w:color="auto" w:fill="auto"/>
            <w:vAlign w:val="center"/>
          </w:tcPr>
          <w:p w14:paraId="0000035B">
            <w:pPr>
              <w:spacing w:before="40" w:after="40"/>
              <w:jc w:val="center"/>
              <w:rPr>
                <w:rFonts w:ascii="Arial" w:hAnsi="Arial" w:eastAsia="Arial" w:cs="Arial"/>
                <w:sz w:val="18"/>
                <w:szCs w:val="18"/>
              </w:rPr>
            </w:pPr>
          </w:p>
        </w:tc>
        <w:tc>
          <w:tcPr>
            <w:shd w:val="clear" w:color="auto" w:fill="auto"/>
            <w:vAlign w:val="center"/>
          </w:tcPr>
          <w:p w14:paraId="0000035C">
            <w:pPr>
              <w:spacing w:before="40" w:after="40"/>
              <w:jc w:val="center"/>
              <w:rPr>
                <w:rFonts w:ascii="Arial" w:hAnsi="Arial" w:eastAsia="Arial" w:cs="Arial"/>
                <w:sz w:val="18"/>
                <w:szCs w:val="18"/>
              </w:rPr>
            </w:pPr>
          </w:p>
        </w:tc>
        <w:tc>
          <w:tcPr>
            <w:shd w:val="clear" w:color="auto" w:fill="auto"/>
            <w:vAlign w:val="center"/>
          </w:tcPr>
          <w:p w14:paraId="0000035D">
            <w:pPr>
              <w:spacing w:before="40" w:after="40"/>
              <w:jc w:val="center"/>
              <w:rPr>
                <w:rFonts w:ascii="Arial" w:hAnsi="Arial" w:eastAsia="Arial" w:cs="Arial"/>
                <w:sz w:val="18"/>
                <w:szCs w:val="18"/>
              </w:rPr>
            </w:pPr>
          </w:p>
        </w:tc>
        <w:tc>
          <w:tcPr>
            <w:shd w:val="clear" w:color="auto" w:fill="auto"/>
            <w:vAlign w:val="center"/>
          </w:tcPr>
          <w:p w14:paraId="0000035E">
            <w:pPr>
              <w:spacing w:before="40" w:after="40"/>
              <w:jc w:val="center"/>
              <w:rPr>
                <w:rFonts w:ascii="Arial" w:hAnsi="Arial" w:eastAsia="Arial" w:cs="Arial"/>
                <w:sz w:val="18"/>
                <w:szCs w:val="18"/>
              </w:rPr>
            </w:pPr>
          </w:p>
        </w:tc>
      </w:tr>
      <w:tr w14:paraId="36CFF1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shd w:val="clear" w:color="auto" w:fill="auto"/>
            <w:vAlign w:val="center"/>
          </w:tcPr>
          <w:p w14:paraId="0000035F">
            <w:pPr>
              <w:spacing w:before="40" w:after="40"/>
              <w:rPr>
                <w:rFonts w:ascii="Arial" w:hAnsi="Arial" w:eastAsia="Arial" w:cs="Arial"/>
                <w:sz w:val="18"/>
                <w:szCs w:val="18"/>
              </w:rPr>
            </w:pPr>
            <w:r>
              <w:rPr>
                <w:rFonts w:ascii="Arial" w:hAnsi="Arial" w:eastAsia="Arial" w:cs="Arial"/>
                <w:sz w:val="18"/>
                <w:szCs w:val="18"/>
                <w:rtl w:val="0"/>
              </w:rPr>
              <w:t>Proficiency In Personal Survival Techniques</w:t>
            </w:r>
          </w:p>
        </w:tc>
        <w:tc>
          <w:tcPr>
            <w:shd w:val="clear" w:color="auto" w:fill="auto"/>
            <w:vAlign w:val="center"/>
          </w:tcPr>
          <w:p w14:paraId="00000360">
            <w:pPr>
              <w:spacing w:before="40" w:after="40"/>
              <w:jc w:val="center"/>
              <w:rPr>
                <w:rFonts w:ascii="Arial" w:hAnsi="Arial" w:eastAsia="Arial" w:cs="Arial"/>
                <w:sz w:val="18"/>
                <w:szCs w:val="18"/>
              </w:rPr>
            </w:pPr>
            <w:sdt>
              <w:sdtPr>
                <w:tag w:val="goog_rdk_83"/>
                <w:id w:val="147480197"/>
              </w:sdtPr>
              <w:sdtContent>
                <w:ins w:id="40" w:author="Samy Elsayed" w:date="2024-10-30T13:00:43Z">
                  <w:r>
                    <w:rPr>
                      <w:rFonts w:ascii="Arial" w:hAnsi="Arial" w:eastAsia="Arial" w:cs="Arial"/>
                      <w:sz w:val="18"/>
                      <w:szCs w:val="18"/>
                      <w:rtl w:val="0"/>
                    </w:rPr>
                    <w:t>L695089</w:t>
                  </w:r>
                </w:ins>
              </w:sdtContent>
            </w:sdt>
          </w:p>
        </w:tc>
        <w:tc>
          <w:tcPr>
            <w:shd w:val="clear" w:color="auto" w:fill="auto"/>
            <w:vAlign w:val="center"/>
          </w:tcPr>
          <w:p w14:paraId="00000361">
            <w:pPr>
              <w:spacing w:before="40" w:after="40"/>
              <w:jc w:val="center"/>
              <w:rPr>
                <w:rFonts w:ascii="Arial" w:hAnsi="Arial" w:eastAsia="Arial" w:cs="Arial"/>
                <w:sz w:val="18"/>
                <w:szCs w:val="18"/>
              </w:rPr>
            </w:pPr>
            <w:sdt>
              <w:sdtPr>
                <w:tag w:val="goog_rdk_85"/>
                <w:id w:val="147477385"/>
              </w:sdtPr>
              <w:sdtContent>
                <w:ins w:id="41" w:author="Samy Elsayed" w:date="2024-10-30T13:01:10Z">
                  <w:r>
                    <w:rPr>
                      <w:rFonts w:ascii="Arial" w:hAnsi="Arial" w:eastAsia="Arial" w:cs="Arial"/>
                      <w:sz w:val="18"/>
                      <w:szCs w:val="18"/>
                      <w:rtl w:val="0"/>
                    </w:rPr>
                    <w:t>20/06/2023</w:t>
                  </w:r>
                </w:ins>
              </w:sdtContent>
            </w:sdt>
          </w:p>
        </w:tc>
        <w:tc>
          <w:tcPr>
            <w:shd w:val="clear" w:color="auto" w:fill="auto"/>
            <w:vAlign w:val="center"/>
          </w:tcPr>
          <w:p w14:paraId="00000362">
            <w:pPr>
              <w:spacing w:before="40" w:after="40"/>
              <w:jc w:val="center"/>
              <w:rPr>
                <w:rFonts w:ascii="Arial" w:hAnsi="Arial" w:eastAsia="Arial" w:cs="Arial"/>
                <w:sz w:val="18"/>
                <w:szCs w:val="18"/>
              </w:rPr>
            </w:pPr>
            <w:sdt>
              <w:sdtPr>
                <w:tag w:val="goog_rdk_87"/>
                <w:id w:val="147463441"/>
              </w:sdtPr>
              <w:sdtContent>
                <w:ins w:id="42" w:author="Samy Elsayed" w:date="2024-10-30T13:01:24Z">
                  <w:r>
                    <w:rPr>
                      <w:rFonts w:ascii="Arial" w:hAnsi="Arial" w:eastAsia="Arial" w:cs="Arial"/>
                      <w:sz w:val="18"/>
                      <w:szCs w:val="18"/>
                      <w:rtl w:val="0"/>
                    </w:rPr>
                    <w:t>18/06/2028</w:t>
                  </w:r>
                </w:ins>
              </w:sdtContent>
            </w:sdt>
          </w:p>
        </w:tc>
        <w:tc>
          <w:tcPr>
            <w:shd w:val="clear" w:color="auto" w:fill="auto"/>
            <w:vAlign w:val="center"/>
          </w:tcPr>
          <w:p w14:paraId="00000363">
            <w:pPr>
              <w:spacing w:before="40" w:after="40"/>
              <w:jc w:val="center"/>
              <w:rPr>
                <w:rFonts w:ascii="Arial" w:hAnsi="Arial" w:eastAsia="Arial" w:cs="Arial"/>
                <w:sz w:val="18"/>
                <w:szCs w:val="18"/>
              </w:rPr>
            </w:pPr>
            <w:sdt>
              <w:sdtPr>
                <w:tag w:val="goog_rdk_89"/>
                <w:id w:val="147459150"/>
              </w:sdtPr>
              <w:sdtContent>
                <w:ins w:id="43" w:author="Samy Elsayed" w:date="2024-10-30T13:01:36Z">
                  <w:r>
                    <w:rPr>
                      <w:rFonts w:ascii="Arial" w:hAnsi="Arial" w:eastAsia="Arial" w:cs="Arial"/>
                      <w:sz w:val="18"/>
                      <w:szCs w:val="18"/>
                      <w:rtl w:val="0"/>
                    </w:rPr>
                    <w:t>A.A.S.T</w:t>
                  </w:r>
                </w:ins>
              </w:sdtContent>
            </w:sdt>
          </w:p>
        </w:tc>
      </w:tr>
      <w:tr w14:paraId="12D473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shd w:val="clear" w:color="auto" w:fill="auto"/>
            <w:vAlign w:val="center"/>
          </w:tcPr>
          <w:p w14:paraId="00000364">
            <w:pPr>
              <w:spacing w:before="40" w:after="40"/>
              <w:rPr>
                <w:rFonts w:ascii="Arial" w:hAnsi="Arial" w:eastAsia="Arial" w:cs="Arial"/>
                <w:sz w:val="18"/>
                <w:szCs w:val="18"/>
              </w:rPr>
            </w:pPr>
            <w:r>
              <w:rPr>
                <w:rFonts w:ascii="Arial" w:hAnsi="Arial" w:eastAsia="Arial" w:cs="Arial"/>
                <w:sz w:val="18"/>
                <w:szCs w:val="18"/>
                <w:rtl w:val="0"/>
              </w:rPr>
              <w:t>Fire Prevention and Fire Fighting</w:t>
            </w:r>
          </w:p>
        </w:tc>
        <w:tc>
          <w:tcPr>
            <w:shd w:val="clear" w:color="auto" w:fill="auto"/>
            <w:vAlign w:val="center"/>
          </w:tcPr>
          <w:p w14:paraId="00000365">
            <w:pPr>
              <w:spacing w:before="40" w:after="40"/>
              <w:jc w:val="center"/>
              <w:rPr>
                <w:rFonts w:ascii="Arial" w:hAnsi="Arial" w:eastAsia="Arial" w:cs="Arial"/>
                <w:sz w:val="18"/>
                <w:szCs w:val="18"/>
              </w:rPr>
            </w:pPr>
          </w:p>
        </w:tc>
        <w:tc>
          <w:tcPr>
            <w:shd w:val="clear" w:color="auto" w:fill="auto"/>
            <w:vAlign w:val="center"/>
          </w:tcPr>
          <w:p w14:paraId="00000366">
            <w:pPr>
              <w:spacing w:before="40" w:after="40"/>
              <w:jc w:val="center"/>
              <w:rPr>
                <w:rFonts w:ascii="Arial" w:hAnsi="Arial" w:eastAsia="Arial" w:cs="Arial"/>
                <w:sz w:val="18"/>
                <w:szCs w:val="18"/>
              </w:rPr>
            </w:pPr>
          </w:p>
        </w:tc>
        <w:tc>
          <w:tcPr>
            <w:shd w:val="clear" w:color="auto" w:fill="auto"/>
            <w:vAlign w:val="center"/>
          </w:tcPr>
          <w:p w14:paraId="00000367">
            <w:pPr>
              <w:spacing w:before="40" w:after="40"/>
              <w:jc w:val="center"/>
              <w:rPr>
                <w:rFonts w:ascii="Arial" w:hAnsi="Arial" w:eastAsia="Arial" w:cs="Arial"/>
                <w:sz w:val="18"/>
                <w:szCs w:val="18"/>
              </w:rPr>
            </w:pPr>
          </w:p>
        </w:tc>
        <w:tc>
          <w:tcPr>
            <w:shd w:val="clear" w:color="auto" w:fill="auto"/>
            <w:vAlign w:val="center"/>
          </w:tcPr>
          <w:p w14:paraId="00000368">
            <w:pPr>
              <w:spacing w:before="40" w:after="40"/>
              <w:jc w:val="center"/>
              <w:rPr>
                <w:rFonts w:ascii="Arial" w:hAnsi="Arial" w:eastAsia="Arial" w:cs="Arial"/>
                <w:sz w:val="18"/>
                <w:szCs w:val="18"/>
              </w:rPr>
            </w:pPr>
          </w:p>
        </w:tc>
      </w:tr>
      <w:tr w14:paraId="45A304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shd w:val="clear" w:color="auto" w:fill="auto"/>
            <w:vAlign w:val="center"/>
          </w:tcPr>
          <w:p w14:paraId="00000369">
            <w:pPr>
              <w:spacing w:before="40" w:after="40"/>
              <w:rPr>
                <w:rFonts w:ascii="Arial" w:hAnsi="Arial" w:eastAsia="Arial" w:cs="Arial"/>
                <w:sz w:val="18"/>
                <w:szCs w:val="18"/>
              </w:rPr>
            </w:pPr>
            <w:r>
              <w:rPr>
                <w:rFonts w:ascii="Arial" w:hAnsi="Arial" w:eastAsia="Arial" w:cs="Arial"/>
                <w:sz w:val="18"/>
                <w:szCs w:val="18"/>
                <w:rtl w:val="0"/>
              </w:rPr>
              <w:t>Advanced Fire Prevention and Fire Fighting</w:t>
            </w:r>
          </w:p>
        </w:tc>
        <w:tc>
          <w:tcPr>
            <w:shd w:val="clear" w:color="auto" w:fill="auto"/>
            <w:vAlign w:val="center"/>
          </w:tcPr>
          <w:p w14:paraId="0000036A">
            <w:pPr>
              <w:spacing w:before="40" w:after="40"/>
              <w:jc w:val="center"/>
              <w:rPr>
                <w:rFonts w:ascii="Arial" w:hAnsi="Arial" w:eastAsia="Arial" w:cs="Arial"/>
                <w:sz w:val="18"/>
                <w:szCs w:val="18"/>
              </w:rPr>
            </w:pPr>
            <w:sdt>
              <w:sdtPr>
                <w:tag w:val="goog_rdk_91"/>
                <w:id w:val="147475053"/>
              </w:sdtPr>
              <w:sdtContent>
                <w:ins w:id="44" w:author="Samy Elsayed" w:date="2024-10-30T13:02:21Z">
                  <w:r>
                    <w:rPr>
                      <w:rFonts w:ascii="Arial" w:hAnsi="Arial" w:eastAsia="Arial" w:cs="Arial"/>
                      <w:sz w:val="18"/>
                      <w:szCs w:val="18"/>
                      <w:rtl w:val="0"/>
                    </w:rPr>
                    <w:t>L694930</w:t>
                  </w:r>
                </w:ins>
              </w:sdtContent>
            </w:sdt>
          </w:p>
        </w:tc>
        <w:tc>
          <w:tcPr>
            <w:shd w:val="clear" w:color="auto" w:fill="auto"/>
            <w:vAlign w:val="center"/>
          </w:tcPr>
          <w:p w14:paraId="0000036B">
            <w:pPr>
              <w:spacing w:before="40" w:after="40"/>
              <w:jc w:val="center"/>
              <w:rPr>
                <w:rFonts w:ascii="Arial" w:hAnsi="Arial" w:eastAsia="Arial" w:cs="Arial"/>
                <w:sz w:val="18"/>
                <w:szCs w:val="18"/>
              </w:rPr>
            </w:pPr>
            <w:sdt>
              <w:sdtPr>
                <w:tag w:val="goog_rdk_93"/>
                <w:id w:val="147480224"/>
              </w:sdtPr>
              <w:sdtContent>
                <w:ins w:id="45" w:author="Samy Elsayed" w:date="2024-10-30T13:02:40Z">
                  <w:r>
                    <w:rPr>
                      <w:rFonts w:ascii="Arial" w:hAnsi="Arial" w:eastAsia="Arial" w:cs="Arial"/>
                      <w:sz w:val="18"/>
                      <w:szCs w:val="18"/>
                      <w:rtl w:val="0"/>
                    </w:rPr>
                    <w:t>19/06/2023</w:t>
                  </w:r>
                </w:ins>
              </w:sdtContent>
            </w:sdt>
          </w:p>
        </w:tc>
        <w:tc>
          <w:tcPr>
            <w:shd w:val="clear" w:color="auto" w:fill="auto"/>
            <w:vAlign w:val="center"/>
          </w:tcPr>
          <w:p w14:paraId="0000036C">
            <w:pPr>
              <w:spacing w:before="40" w:after="40"/>
              <w:jc w:val="center"/>
              <w:rPr>
                <w:rFonts w:ascii="Arial" w:hAnsi="Arial" w:eastAsia="Arial" w:cs="Arial"/>
                <w:sz w:val="18"/>
                <w:szCs w:val="18"/>
              </w:rPr>
            </w:pPr>
            <w:sdt>
              <w:sdtPr>
                <w:tag w:val="goog_rdk_95"/>
                <w:id w:val="147464229"/>
              </w:sdtPr>
              <w:sdtContent>
                <w:ins w:id="46" w:author="Samy Elsayed" w:date="2024-10-30T13:02:53Z">
                  <w:r>
                    <w:rPr>
                      <w:rFonts w:ascii="Arial" w:hAnsi="Arial" w:eastAsia="Arial" w:cs="Arial"/>
                      <w:sz w:val="18"/>
                      <w:szCs w:val="18"/>
                      <w:rtl w:val="0"/>
                    </w:rPr>
                    <w:t>18/06/2028</w:t>
                  </w:r>
                </w:ins>
              </w:sdtContent>
            </w:sdt>
          </w:p>
        </w:tc>
        <w:tc>
          <w:tcPr>
            <w:shd w:val="clear" w:color="auto" w:fill="auto"/>
            <w:vAlign w:val="center"/>
          </w:tcPr>
          <w:p w14:paraId="0000036D">
            <w:pPr>
              <w:spacing w:before="40" w:after="40"/>
              <w:jc w:val="center"/>
              <w:rPr>
                <w:rFonts w:ascii="Arial" w:hAnsi="Arial" w:eastAsia="Arial" w:cs="Arial"/>
                <w:sz w:val="18"/>
                <w:szCs w:val="18"/>
              </w:rPr>
            </w:pPr>
            <w:sdt>
              <w:sdtPr>
                <w:tag w:val="goog_rdk_97"/>
                <w:id w:val="147481545"/>
              </w:sdtPr>
              <w:sdtContent>
                <w:ins w:id="47" w:author="Samy Elsayed" w:date="2024-10-30T13:03:30Z">
                  <w:r>
                    <w:rPr>
                      <w:rFonts w:ascii="Arial" w:hAnsi="Arial" w:eastAsia="Arial" w:cs="Arial"/>
                      <w:sz w:val="18"/>
                      <w:szCs w:val="18"/>
                      <w:rtl w:val="0"/>
                    </w:rPr>
                    <w:t>A.A.S.T</w:t>
                  </w:r>
                </w:ins>
              </w:sdtContent>
            </w:sdt>
          </w:p>
        </w:tc>
      </w:tr>
      <w:tr w14:paraId="74625B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shd w:val="clear" w:color="auto" w:fill="auto"/>
            <w:vAlign w:val="center"/>
          </w:tcPr>
          <w:p w14:paraId="0000036E">
            <w:pPr>
              <w:spacing w:before="40" w:after="40"/>
              <w:rPr>
                <w:rFonts w:ascii="Arial" w:hAnsi="Arial" w:eastAsia="Arial" w:cs="Arial"/>
                <w:sz w:val="18"/>
                <w:szCs w:val="18"/>
              </w:rPr>
            </w:pPr>
            <w:r>
              <w:rPr>
                <w:rFonts w:ascii="Arial" w:hAnsi="Arial" w:eastAsia="Arial" w:cs="Arial"/>
                <w:sz w:val="18"/>
                <w:szCs w:val="18"/>
                <w:rtl w:val="0"/>
              </w:rPr>
              <w:t>Elementary First Aid</w:t>
            </w:r>
          </w:p>
        </w:tc>
        <w:tc>
          <w:tcPr>
            <w:shd w:val="clear" w:color="auto" w:fill="auto"/>
            <w:vAlign w:val="center"/>
          </w:tcPr>
          <w:sdt>
            <w:sdtPr>
              <w:tag w:val="goog_rdk_100"/>
              <w:id w:val="147452428"/>
            </w:sdtPr>
            <w:sdtContent>
              <w:p w14:paraId="0000036F">
                <w:pPr>
                  <w:spacing w:before="40" w:after="40"/>
                  <w:jc w:val="left"/>
                  <w:rPr>
                    <w:rFonts w:ascii="Arial" w:hAnsi="Arial" w:eastAsia="Arial" w:cs="Arial"/>
                    <w:sz w:val="18"/>
                    <w:szCs w:val="18"/>
                  </w:rPr>
                  <w:pPrChange w:id="48" w:author="Samy Elsayed" w:date="2024-10-30T13:18:26Z">
                    <w:pPr>
                      <w:spacing w:before="40" w:after="40"/>
                      <w:jc w:val="center"/>
                    </w:pPr>
                  </w:pPrChange>
                </w:pPr>
                <w:sdt>
                  <w:sdtPr>
                    <w:tag w:val="goog_rdk_99"/>
                    <w:id w:val="147470487"/>
                  </w:sdtPr>
                  <w:sdtContent>
                    <w:ins w:id="49" w:author="Samy Elsayed" w:date="2024-10-30T13:18:04Z">
                      <w:r>
                        <w:rPr>
                          <w:rFonts w:ascii="Arial" w:hAnsi="Arial" w:eastAsia="Arial" w:cs="Arial"/>
                          <w:sz w:val="18"/>
                          <w:szCs w:val="18"/>
                          <w:rtl w:val="0"/>
                        </w:rPr>
                        <w:t xml:space="preserve">       L695529</w:t>
                      </w:r>
                    </w:ins>
                  </w:sdtContent>
                </w:sdt>
              </w:p>
            </w:sdtContent>
          </w:sdt>
        </w:tc>
        <w:tc>
          <w:tcPr>
            <w:shd w:val="clear" w:color="auto" w:fill="auto"/>
            <w:vAlign w:val="center"/>
          </w:tcPr>
          <w:p w14:paraId="00000370">
            <w:pPr>
              <w:spacing w:before="40" w:after="40"/>
              <w:jc w:val="center"/>
              <w:rPr>
                <w:rFonts w:ascii="Arial" w:hAnsi="Arial" w:eastAsia="Arial" w:cs="Arial"/>
                <w:sz w:val="18"/>
                <w:szCs w:val="18"/>
              </w:rPr>
            </w:pPr>
            <w:sdt>
              <w:sdtPr>
                <w:tag w:val="goog_rdk_102"/>
                <w:id w:val="147462364"/>
              </w:sdtPr>
              <w:sdtContent>
                <w:ins w:id="50" w:author="Samy Elsayed" w:date="2024-10-30T13:19:22Z">
                  <w:r>
                    <w:rPr>
                      <w:rFonts w:ascii="Arial" w:hAnsi="Arial" w:eastAsia="Arial" w:cs="Arial"/>
                      <w:sz w:val="18"/>
                      <w:szCs w:val="18"/>
                      <w:rtl w:val="0"/>
                    </w:rPr>
                    <w:t>22/06/2023</w:t>
                  </w:r>
                </w:ins>
              </w:sdtContent>
            </w:sdt>
          </w:p>
        </w:tc>
        <w:tc>
          <w:tcPr>
            <w:shd w:val="clear" w:color="auto" w:fill="auto"/>
            <w:vAlign w:val="center"/>
          </w:tcPr>
          <w:p w14:paraId="00000371">
            <w:pPr>
              <w:spacing w:before="40" w:after="40"/>
              <w:jc w:val="center"/>
              <w:rPr>
                <w:rFonts w:ascii="Arial" w:hAnsi="Arial" w:eastAsia="Arial" w:cs="Arial"/>
                <w:sz w:val="18"/>
                <w:szCs w:val="18"/>
              </w:rPr>
            </w:pPr>
            <w:sdt>
              <w:sdtPr>
                <w:tag w:val="goog_rdk_104"/>
                <w:id w:val="147454578"/>
              </w:sdtPr>
              <w:sdtContent>
                <w:ins w:id="51" w:author="Samy Elsayed" w:date="2024-10-30T13:19:42Z">
                  <w:r>
                    <w:rPr>
                      <w:rFonts w:ascii="Arial" w:hAnsi="Arial" w:eastAsia="Arial" w:cs="Arial"/>
                      <w:sz w:val="18"/>
                      <w:szCs w:val="18"/>
                      <w:rtl w:val="0"/>
                    </w:rPr>
                    <w:t>18/06/2028</w:t>
                  </w:r>
                </w:ins>
              </w:sdtContent>
            </w:sdt>
          </w:p>
        </w:tc>
        <w:tc>
          <w:tcPr>
            <w:shd w:val="clear" w:color="auto" w:fill="auto"/>
            <w:vAlign w:val="center"/>
          </w:tcPr>
          <w:p w14:paraId="00000372">
            <w:pPr>
              <w:spacing w:before="40" w:after="40"/>
              <w:jc w:val="center"/>
              <w:rPr>
                <w:rFonts w:ascii="Arial" w:hAnsi="Arial" w:eastAsia="Arial" w:cs="Arial"/>
                <w:sz w:val="18"/>
                <w:szCs w:val="18"/>
              </w:rPr>
            </w:pPr>
            <w:sdt>
              <w:sdtPr>
                <w:tag w:val="goog_rdk_106"/>
                <w:id w:val="147465460"/>
              </w:sdtPr>
              <w:sdtContent>
                <w:ins w:id="52" w:author="Samy Elsayed" w:date="2024-10-30T13:19:52Z">
                  <w:r>
                    <w:rPr>
                      <w:rFonts w:ascii="Arial" w:hAnsi="Arial" w:eastAsia="Arial" w:cs="Arial"/>
                      <w:sz w:val="18"/>
                      <w:szCs w:val="18"/>
                      <w:rtl w:val="0"/>
                    </w:rPr>
                    <w:t>A.A.S.T</w:t>
                  </w:r>
                </w:ins>
              </w:sdtContent>
            </w:sdt>
          </w:p>
        </w:tc>
      </w:tr>
      <w:tr w14:paraId="281577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27" w:hRule="atLeast"/>
        </w:trPr>
        <w:tc>
          <w:tcPr>
            <w:shd w:val="clear" w:color="auto" w:fill="auto"/>
            <w:vAlign w:val="center"/>
          </w:tcPr>
          <w:p w14:paraId="00000373">
            <w:pPr>
              <w:spacing w:before="40" w:after="40"/>
              <w:rPr>
                <w:rFonts w:ascii="Arial" w:hAnsi="Arial" w:eastAsia="Arial" w:cs="Arial"/>
                <w:sz w:val="18"/>
                <w:szCs w:val="18"/>
              </w:rPr>
            </w:pPr>
            <w:r>
              <w:rPr>
                <w:rFonts w:ascii="Arial" w:hAnsi="Arial" w:eastAsia="Arial" w:cs="Arial"/>
                <w:sz w:val="18"/>
                <w:szCs w:val="18"/>
                <w:rtl w:val="0"/>
              </w:rPr>
              <w:t>Medical Care Studies</w:t>
            </w:r>
          </w:p>
        </w:tc>
        <w:tc>
          <w:tcPr>
            <w:shd w:val="clear" w:color="auto" w:fill="auto"/>
            <w:vAlign w:val="center"/>
          </w:tcPr>
          <w:p w14:paraId="00000374">
            <w:pPr>
              <w:spacing w:before="40" w:after="40"/>
              <w:jc w:val="center"/>
              <w:rPr>
                <w:rFonts w:ascii="Arial" w:hAnsi="Arial" w:eastAsia="Arial" w:cs="Arial"/>
                <w:sz w:val="18"/>
                <w:szCs w:val="18"/>
              </w:rPr>
            </w:pPr>
          </w:p>
        </w:tc>
        <w:tc>
          <w:tcPr>
            <w:shd w:val="clear" w:color="auto" w:fill="auto"/>
            <w:vAlign w:val="center"/>
          </w:tcPr>
          <w:p w14:paraId="00000375">
            <w:pPr>
              <w:spacing w:before="40" w:after="40"/>
              <w:jc w:val="center"/>
              <w:rPr>
                <w:rFonts w:ascii="Arial" w:hAnsi="Arial" w:eastAsia="Arial" w:cs="Arial"/>
                <w:sz w:val="18"/>
                <w:szCs w:val="18"/>
              </w:rPr>
            </w:pPr>
          </w:p>
        </w:tc>
        <w:tc>
          <w:tcPr>
            <w:shd w:val="clear" w:color="auto" w:fill="auto"/>
            <w:vAlign w:val="center"/>
          </w:tcPr>
          <w:p w14:paraId="00000376">
            <w:pPr>
              <w:spacing w:before="40" w:after="40"/>
              <w:jc w:val="center"/>
              <w:rPr>
                <w:rFonts w:ascii="Arial" w:hAnsi="Arial" w:eastAsia="Arial" w:cs="Arial"/>
                <w:sz w:val="18"/>
                <w:szCs w:val="18"/>
              </w:rPr>
            </w:pPr>
          </w:p>
        </w:tc>
        <w:tc>
          <w:tcPr>
            <w:shd w:val="clear" w:color="auto" w:fill="auto"/>
            <w:vAlign w:val="center"/>
          </w:tcPr>
          <w:p w14:paraId="00000377">
            <w:pPr>
              <w:spacing w:before="40" w:after="40"/>
              <w:jc w:val="center"/>
              <w:rPr>
                <w:rFonts w:ascii="Arial" w:hAnsi="Arial" w:eastAsia="Arial" w:cs="Arial"/>
                <w:sz w:val="18"/>
                <w:szCs w:val="18"/>
              </w:rPr>
            </w:pPr>
          </w:p>
        </w:tc>
      </w:tr>
      <w:tr w14:paraId="299112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shd w:val="clear" w:color="auto" w:fill="auto"/>
            <w:vAlign w:val="center"/>
          </w:tcPr>
          <w:p w14:paraId="00000378">
            <w:pPr>
              <w:spacing w:before="40" w:after="40"/>
              <w:rPr>
                <w:rFonts w:ascii="Arial" w:hAnsi="Arial" w:eastAsia="Arial" w:cs="Arial"/>
                <w:sz w:val="18"/>
                <w:szCs w:val="18"/>
              </w:rPr>
            </w:pPr>
            <w:r>
              <w:rPr>
                <w:rFonts w:ascii="Arial" w:hAnsi="Arial" w:eastAsia="Arial" w:cs="Arial"/>
                <w:sz w:val="18"/>
                <w:szCs w:val="18"/>
                <w:rtl w:val="0"/>
              </w:rPr>
              <w:t>Personal Safety and Social Responsibilities</w:t>
            </w:r>
          </w:p>
        </w:tc>
        <w:tc>
          <w:tcPr>
            <w:shd w:val="clear" w:color="auto" w:fill="auto"/>
            <w:vAlign w:val="center"/>
          </w:tcPr>
          <w:p w14:paraId="00000379">
            <w:pPr>
              <w:spacing w:before="40" w:after="40"/>
              <w:jc w:val="center"/>
              <w:rPr>
                <w:rFonts w:ascii="Arial" w:hAnsi="Arial" w:eastAsia="Arial" w:cs="Arial"/>
                <w:sz w:val="18"/>
                <w:szCs w:val="18"/>
              </w:rPr>
            </w:pPr>
            <w:sdt>
              <w:sdtPr>
                <w:tag w:val="goog_rdk_108"/>
                <w:id w:val="147456946"/>
              </w:sdtPr>
              <w:sdtContent>
                <w:ins w:id="53" w:author="Samy Elsayed" w:date="2024-10-30T13:20:39Z">
                  <w:r>
                    <w:rPr>
                      <w:rFonts w:ascii="Arial" w:hAnsi="Arial" w:eastAsia="Arial" w:cs="Arial"/>
                      <w:sz w:val="18"/>
                      <w:szCs w:val="18"/>
                      <w:rtl w:val="0"/>
                    </w:rPr>
                    <w:t>L695643</w:t>
                  </w:r>
                </w:ins>
              </w:sdtContent>
            </w:sdt>
          </w:p>
        </w:tc>
        <w:tc>
          <w:tcPr>
            <w:shd w:val="clear" w:color="auto" w:fill="auto"/>
            <w:vAlign w:val="center"/>
          </w:tcPr>
          <w:p w14:paraId="0000037A">
            <w:pPr>
              <w:spacing w:before="40" w:after="40"/>
              <w:jc w:val="center"/>
              <w:rPr>
                <w:rFonts w:ascii="Arial" w:hAnsi="Arial" w:eastAsia="Arial" w:cs="Arial"/>
                <w:sz w:val="18"/>
                <w:szCs w:val="18"/>
              </w:rPr>
            </w:pPr>
            <w:sdt>
              <w:sdtPr>
                <w:tag w:val="goog_rdk_110"/>
                <w:id w:val="147466362"/>
              </w:sdtPr>
              <w:sdtContent>
                <w:ins w:id="54" w:author="Samy Elsayed" w:date="2024-10-30T13:21:09Z">
                  <w:r>
                    <w:rPr>
                      <w:rFonts w:ascii="Arial" w:hAnsi="Arial" w:eastAsia="Arial" w:cs="Arial"/>
                      <w:sz w:val="18"/>
                      <w:szCs w:val="18"/>
                      <w:rtl w:val="0"/>
                    </w:rPr>
                    <w:t>22/06/2023</w:t>
                  </w:r>
                </w:ins>
              </w:sdtContent>
            </w:sdt>
          </w:p>
        </w:tc>
        <w:tc>
          <w:tcPr>
            <w:shd w:val="clear" w:color="auto" w:fill="auto"/>
            <w:vAlign w:val="center"/>
          </w:tcPr>
          <w:p w14:paraId="0000037B">
            <w:pPr>
              <w:spacing w:before="40" w:after="40"/>
              <w:jc w:val="center"/>
              <w:rPr>
                <w:rFonts w:ascii="Arial" w:hAnsi="Arial" w:eastAsia="Arial" w:cs="Arial"/>
                <w:sz w:val="18"/>
                <w:szCs w:val="18"/>
              </w:rPr>
            </w:pPr>
            <w:sdt>
              <w:sdtPr>
                <w:tag w:val="goog_rdk_112"/>
                <w:id w:val="147465132"/>
              </w:sdtPr>
              <w:sdtContent>
                <w:ins w:id="55" w:author="Samy Elsayed" w:date="2024-10-30T13:21:24Z">
                  <w:r>
                    <w:rPr>
                      <w:rFonts w:ascii="Arial" w:hAnsi="Arial" w:eastAsia="Arial" w:cs="Arial"/>
                      <w:sz w:val="18"/>
                      <w:szCs w:val="18"/>
                      <w:rtl w:val="0"/>
                    </w:rPr>
                    <w:t>18/06/2028</w:t>
                  </w:r>
                </w:ins>
              </w:sdtContent>
            </w:sdt>
          </w:p>
        </w:tc>
        <w:tc>
          <w:tcPr>
            <w:shd w:val="clear" w:color="auto" w:fill="auto"/>
            <w:vAlign w:val="center"/>
          </w:tcPr>
          <w:p w14:paraId="0000037C">
            <w:pPr>
              <w:spacing w:before="40" w:after="40"/>
              <w:jc w:val="center"/>
              <w:rPr>
                <w:rFonts w:ascii="Arial" w:hAnsi="Arial" w:eastAsia="Arial" w:cs="Arial"/>
                <w:sz w:val="18"/>
                <w:szCs w:val="18"/>
              </w:rPr>
            </w:pPr>
            <w:sdt>
              <w:sdtPr>
                <w:tag w:val="goog_rdk_114"/>
                <w:id w:val="147468231"/>
              </w:sdtPr>
              <w:sdtContent>
                <w:ins w:id="56" w:author="Samy Elsayed" w:date="2024-10-30T13:21:31Z">
                  <w:r>
                    <w:rPr>
                      <w:rFonts w:ascii="Arial" w:hAnsi="Arial" w:eastAsia="Arial" w:cs="Arial"/>
                      <w:sz w:val="18"/>
                      <w:szCs w:val="18"/>
                      <w:rtl w:val="0"/>
                    </w:rPr>
                    <w:t>A.A.S.T</w:t>
                  </w:r>
                </w:ins>
              </w:sdtContent>
            </w:sdt>
          </w:p>
        </w:tc>
      </w:tr>
      <w:tr w14:paraId="16A8AD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shd w:val="clear" w:color="auto" w:fill="auto"/>
            <w:vAlign w:val="center"/>
          </w:tcPr>
          <w:p w14:paraId="0000037D">
            <w:pPr>
              <w:spacing w:before="40" w:after="40"/>
              <w:rPr>
                <w:rFonts w:ascii="Arial" w:hAnsi="Arial" w:eastAsia="Arial" w:cs="Arial"/>
                <w:sz w:val="18"/>
                <w:szCs w:val="18"/>
              </w:rPr>
            </w:pPr>
            <w:r>
              <w:rPr>
                <w:rFonts w:ascii="Arial" w:hAnsi="Arial" w:eastAsia="Arial" w:cs="Arial"/>
                <w:sz w:val="18"/>
                <w:szCs w:val="18"/>
                <w:rtl w:val="0"/>
              </w:rPr>
              <w:t>Proficiency Of Security Awareness Training Seafarers</w:t>
            </w:r>
          </w:p>
        </w:tc>
        <w:tc>
          <w:tcPr>
            <w:shd w:val="clear" w:color="auto" w:fill="auto"/>
            <w:vAlign w:val="center"/>
          </w:tcPr>
          <w:p w14:paraId="0000037E">
            <w:pPr>
              <w:spacing w:before="40" w:after="40"/>
              <w:jc w:val="center"/>
              <w:rPr>
                <w:rFonts w:ascii="Arial" w:hAnsi="Arial" w:eastAsia="Arial" w:cs="Arial"/>
                <w:sz w:val="18"/>
                <w:szCs w:val="18"/>
              </w:rPr>
            </w:pPr>
            <w:sdt>
              <w:sdtPr>
                <w:tag w:val="goog_rdk_116"/>
                <w:id w:val="147465075"/>
              </w:sdtPr>
              <w:sdtContent>
                <w:ins w:id="57" w:author="Samy Elsayed" w:date="2024-10-30T13:22:06Z">
                  <w:r>
                    <w:rPr>
                      <w:rFonts w:ascii="Arial" w:hAnsi="Arial" w:eastAsia="Arial" w:cs="Arial"/>
                      <w:sz w:val="18"/>
                      <w:szCs w:val="18"/>
                      <w:rtl w:val="0"/>
                    </w:rPr>
                    <w:t>L695885</w:t>
                  </w:r>
                </w:ins>
              </w:sdtContent>
            </w:sdt>
          </w:p>
        </w:tc>
        <w:tc>
          <w:tcPr>
            <w:shd w:val="clear" w:color="auto" w:fill="auto"/>
            <w:vAlign w:val="center"/>
          </w:tcPr>
          <w:p w14:paraId="0000037F">
            <w:pPr>
              <w:spacing w:before="40" w:after="40"/>
              <w:jc w:val="center"/>
              <w:rPr>
                <w:rFonts w:ascii="Arial" w:hAnsi="Arial" w:eastAsia="Arial" w:cs="Arial"/>
                <w:sz w:val="18"/>
                <w:szCs w:val="18"/>
              </w:rPr>
            </w:pPr>
            <w:sdt>
              <w:sdtPr>
                <w:tag w:val="goog_rdk_118"/>
                <w:id w:val="147459399"/>
              </w:sdtPr>
              <w:sdtContent>
                <w:ins w:id="58" w:author="Samy Elsayed" w:date="2024-10-30T13:22:31Z">
                  <w:r>
                    <w:rPr>
                      <w:rFonts w:ascii="Arial" w:hAnsi="Arial" w:eastAsia="Arial" w:cs="Arial"/>
                      <w:sz w:val="18"/>
                      <w:szCs w:val="18"/>
                      <w:rtl w:val="0"/>
                    </w:rPr>
                    <w:t>04/07/2023</w:t>
                  </w:r>
                </w:ins>
              </w:sdtContent>
            </w:sdt>
          </w:p>
        </w:tc>
        <w:tc>
          <w:tcPr>
            <w:shd w:val="clear" w:color="auto" w:fill="auto"/>
            <w:vAlign w:val="center"/>
          </w:tcPr>
          <w:p w14:paraId="00000380">
            <w:pPr>
              <w:spacing w:before="40" w:after="40"/>
              <w:jc w:val="center"/>
              <w:rPr>
                <w:rFonts w:ascii="Arial" w:hAnsi="Arial" w:eastAsia="Arial" w:cs="Arial"/>
                <w:sz w:val="18"/>
                <w:szCs w:val="18"/>
              </w:rPr>
            </w:pPr>
            <w:sdt>
              <w:sdtPr>
                <w:tag w:val="goog_rdk_120"/>
                <w:id w:val="147462865"/>
              </w:sdtPr>
              <w:sdtContent>
                <w:ins w:id="59" w:author="Samy Elsayed" w:date="2024-10-30T13:22:44Z">
                  <w:r>
                    <w:rPr>
                      <w:rFonts w:ascii="Arial" w:hAnsi="Arial" w:eastAsia="Arial" w:cs="Arial"/>
                      <w:sz w:val="18"/>
                      <w:szCs w:val="18"/>
                      <w:rtl w:val="0"/>
                    </w:rPr>
                    <w:t>18/06/2028</w:t>
                  </w:r>
                </w:ins>
              </w:sdtContent>
            </w:sdt>
          </w:p>
        </w:tc>
        <w:tc>
          <w:tcPr>
            <w:shd w:val="clear" w:color="auto" w:fill="auto"/>
            <w:vAlign w:val="center"/>
          </w:tcPr>
          <w:p w14:paraId="00000381">
            <w:pPr>
              <w:spacing w:before="40" w:after="40"/>
              <w:jc w:val="center"/>
              <w:rPr>
                <w:rFonts w:ascii="Arial" w:hAnsi="Arial" w:eastAsia="Arial" w:cs="Arial"/>
                <w:sz w:val="18"/>
                <w:szCs w:val="18"/>
              </w:rPr>
            </w:pPr>
            <w:sdt>
              <w:sdtPr>
                <w:tag w:val="goog_rdk_122"/>
                <w:id w:val="147457142"/>
              </w:sdtPr>
              <w:sdtContent>
                <w:ins w:id="60" w:author="Samy Elsayed" w:date="2024-10-30T13:23:02Z">
                  <w:r>
                    <w:rPr>
                      <w:rFonts w:ascii="Arial" w:hAnsi="Arial" w:eastAsia="Arial" w:cs="Arial"/>
                      <w:sz w:val="18"/>
                      <w:szCs w:val="18"/>
                      <w:rtl w:val="0"/>
                    </w:rPr>
                    <w:t>A.A.S.T</w:t>
                  </w:r>
                </w:ins>
              </w:sdtContent>
            </w:sdt>
          </w:p>
        </w:tc>
      </w:tr>
      <w:tr w14:paraId="0F7F05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shd w:val="clear" w:color="auto" w:fill="auto"/>
            <w:vAlign w:val="center"/>
          </w:tcPr>
          <w:p w14:paraId="00000382">
            <w:pPr>
              <w:spacing w:before="40" w:after="40"/>
              <w:rPr>
                <w:rFonts w:ascii="Arial" w:hAnsi="Arial" w:eastAsia="Arial" w:cs="Arial"/>
                <w:sz w:val="18"/>
                <w:szCs w:val="18"/>
              </w:rPr>
            </w:pPr>
            <w:r>
              <w:rPr>
                <w:rFonts w:ascii="Arial" w:hAnsi="Arial" w:eastAsia="Arial" w:cs="Arial"/>
                <w:sz w:val="18"/>
                <w:szCs w:val="18"/>
                <w:rtl w:val="0"/>
              </w:rPr>
              <w:t>Proficiency as a ship Security officer    ( PSSO )</w:t>
            </w:r>
          </w:p>
        </w:tc>
        <w:tc>
          <w:tcPr>
            <w:shd w:val="clear" w:color="auto" w:fill="auto"/>
            <w:vAlign w:val="center"/>
          </w:tcPr>
          <w:p w14:paraId="00000383">
            <w:pPr>
              <w:spacing w:before="40" w:after="40"/>
              <w:jc w:val="center"/>
              <w:rPr>
                <w:rFonts w:ascii="Arial" w:hAnsi="Arial" w:eastAsia="Arial" w:cs="Arial"/>
                <w:sz w:val="18"/>
                <w:szCs w:val="18"/>
              </w:rPr>
            </w:pPr>
          </w:p>
        </w:tc>
        <w:tc>
          <w:tcPr>
            <w:shd w:val="clear" w:color="auto" w:fill="auto"/>
            <w:vAlign w:val="center"/>
          </w:tcPr>
          <w:p w14:paraId="00000384">
            <w:pPr>
              <w:spacing w:before="40" w:after="40"/>
              <w:jc w:val="center"/>
              <w:rPr>
                <w:rFonts w:ascii="Arial" w:hAnsi="Arial" w:eastAsia="Arial" w:cs="Arial"/>
                <w:sz w:val="18"/>
                <w:szCs w:val="18"/>
              </w:rPr>
            </w:pPr>
          </w:p>
        </w:tc>
        <w:tc>
          <w:tcPr>
            <w:shd w:val="clear" w:color="auto" w:fill="auto"/>
            <w:vAlign w:val="center"/>
          </w:tcPr>
          <w:p w14:paraId="00000385">
            <w:pPr>
              <w:spacing w:before="40" w:after="40"/>
              <w:jc w:val="center"/>
              <w:rPr>
                <w:rFonts w:ascii="Arial" w:hAnsi="Arial" w:eastAsia="Arial" w:cs="Arial"/>
                <w:sz w:val="18"/>
                <w:szCs w:val="18"/>
              </w:rPr>
            </w:pPr>
          </w:p>
        </w:tc>
        <w:tc>
          <w:tcPr>
            <w:shd w:val="clear" w:color="auto" w:fill="auto"/>
            <w:vAlign w:val="center"/>
          </w:tcPr>
          <w:p w14:paraId="00000386">
            <w:pPr>
              <w:spacing w:before="40" w:after="40"/>
              <w:jc w:val="center"/>
              <w:rPr>
                <w:rFonts w:ascii="Arial" w:hAnsi="Arial" w:eastAsia="Arial" w:cs="Arial"/>
                <w:sz w:val="18"/>
                <w:szCs w:val="18"/>
              </w:rPr>
            </w:pPr>
          </w:p>
        </w:tc>
      </w:tr>
      <w:tr w14:paraId="2807FE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shd w:val="clear" w:color="auto" w:fill="auto"/>
            <w:vAlign w:val="center"/>
          </w:tcPr>
          <w:p w14:paraId="00000387">
            <w:pPr>
              <w:spacing w:before="40" w:after="40"/>
              <w:rPr>
                <w:rFonts w:ascii="Arial" w:hAnsi="Arial" w:eastAsia="Arial" w:cs="Arial"/>
                <w:sz w:val="18"/>
                <w:szCs w:val="18"/>
              </w:rPr>
            </w:pPr>
            <w:r>
              <w:rPr>
                <w:rFonts w:ascii="Arial" w:hAnsi="Arial" w:eastAsia="Arial" w:cs="Arial"/>
                <w:sz w:val="18"/>
                <w:szCs w:val="18"/>
                <w:rtl w:val="0"/>
              </w:rPr>
              <w:t>Proficiency In Survival Craft &amp; Rescue Boats</w:t>
            </w:r>
          </w:p>
        </w:tc>
        <w:tc>
          <w:tcPr>
            <w:shd w:val="clear" w:color="auto" w:fill="auto"/>
            <w:vAlign w:val="center"/>
          </w:tcPr>
          <w:p w14:paraId="00000388">
            <w:pPr>
              <w:spacing w:before="40" w:after="40"/>
              <w:jc w:val="center"/>
              <w:rPr>
                <w:rFonts w:ascii="Arial" w:hAnsi="Arial" w:eastAsia="Arial" w:cs="Arial"/>
                <w:sz w:val="18"/>
                <w:szCs w:val="18"/>
              </w:rPr>
            </w:pPr>
            <w:sdt>
              <w:sdtPr>
                <w:tag w:val="goog_rdk_124"/>
                <w:id w:val="147453646"/>
              </w:sdtPr>
              <w:sdtContent>
                <w:ins w:id="61" w:author="Samy Elsayed" w:date="2024-10-30T13:23:20Z">
                  <w:r>
                    <w:rPr>
                      <w:rFonts w:ascii="Arial" w:hAnsi="Arial" w:eastAsia="Arial" w:cs="Arial"/>
                      <w:sz w:val="18"/>
                      <w:szCs w:val="18"/>
                      <w:rtl w:val="0"/>
                    </w:rPr>
                    <w:t>L695498</w:t>
                  </w:r>
                </w:ins>
              </w:sdtContent>
            </w:sdt>
          </w:p>
        </w:tc>
        <w:tc>
          <w:tcPr>
            <w:shd w:val="clear" w:color="auto" w:fill="auto"/>
            <w:vAlign w:val="center"/>
          </w:tcPr>
          <w:p w14:paraId="00000389">
            <w:pPr>
              <w:spacing w:before="40" w:after="40"/>
              <w:jc w:val="center"/>
              <w:rPr>
                <w:rFonts w:ascii="Arial" w:hAnsi="Arial" w:eastAsia="Arial" w:cs="Arial"/>
                <w:sz w:val="18"/>
                <w:szCs w:val="18"/>
              </w:rPr>
            </w:pPr>
            <w:sdt>
              <w:sdtPr>
                <w:tag w:val="goog_rdk_126"/>
                <w:id w:val="147464123"/>
              </w:sdtPr>
              <w:sdtContent>
                <w:ins w:id="62" w:author="Samy Elsayed" w:date="2024-10-30T13:23:45Z">
                  <w:r>
                    <w:rPr>
                      <w:rFonts w:ascii="Arial" w:hAnsi="Arial" w:eastAsia="Arial" w:cs="Arial"/>
                      <w:sz w:val="18"/>
                      <w:szCs w:val="18"/>
                      <w:rtl w:val="0"/>
                    </w:rPr>
                    <w:t>22/06/2023</w:t>
                  </w:r>
                </w:ins>
              </w:sdtContent>
            </w:sdt>
          </w:p>
        </w:tc>
        <w:tc>
          <w:tcPr>
            <w:shd w:val="clear" w:color="auto" w:fill="auto"/>
            <w:vAlign w:val="center"/>
          </w:tcPr>
          <w:p w14:paraId="0000038A">
            <w:pPr>
              <w:spacing w:before="40" w:after="40"/>
              <w:jc w:val="center"/>
              <w:rPr>
                <w:rFonts w:ascii="Arial" w:hAnsi="Arial" w:eastAsia="Arial" w:cs="Arial"/>
                <w:sz w:val="18"/>
                <w:szCs w:val="18"/>
              </w:rPr>
            </w:pPr>
            <w:sdt>
              <w:sdtPr>
                <w:tag w:val="goog_rdk_128"/>
                <w:id w:val="147471273"/>
              </w:sdtPr>
              <w:sdtContent>
                <w:ins w:id="63" w:author="Samy Elsayed" w:date="2024-10-30T13:23:59Z">
                  <w:r>
                    <w:rPr>
                      <w:rFonts w:ascii="Arial" w:hAnsi="Arial" w:eastAsia="Arial" w:cs="Arial"/>
                      <w:sz w:val="18"/>
                      <w:szCs w:val="18"/>
                      <w:rtl w:val="0"/>
                    </w:rPr>
                    <w:t>21/06/2028</w:t>
                  </w:r>
                </w:ins>
              </w:sdtContent>
            </w:sdt>
          </w:p>
        </w:tc>
        <w:tc>
          <w:tcPr>
            <w:shd w:val="clear" w:color="auto" w:fill="auto"/>
            <w:vAlign w:val="center"/>
          </w:tcPr>
          <w:p w14:paraId="0000038B">
            <w:pPr>
              <w:spacing w:before="40" w:after="40"/>
              <w:jc w:val="center"/>
              <w:rPr>
                <w:rFonts w:ascii="Arial" w:hAnsi="Arial" w:eastAsia="Arial" w:cs="Arial"/>
                <w:sz w:val="18"/>
                <w:szCs w:val="18"/>
              </w:rPr>
            </w:pPr>
            <w:sdt>
              <w:sdtPr>
                <w:tag w:val="goog_rdk_130"/>
                <w:id w:val="147464214"/>
              </w:sdtPr>
              <w:sdtContent>
                <w:ins w:id="64" w:author="Samy Elsayed" w:date="2024-10-30T13:24:09Z">
                  <w:r>
                    <w:rPr>
                      <w:rFonts w:ascii="Arial" w:hAnsi="Arial" w:eastAsia="Arial" w:cs="Arial"/>
                      <w:sz w:val="18"/>
                      <w:szCs w:val="18"/>
                      <w:rtl w:val="0"/>
                    </w:rPr>
                    <w:t>A.A.S.T</w:t>
                  </w:r>
                </w:ins>
              </w:sdtContent>
            </w:sdt>
          </w:p>
        </w:tc>
      </w:tr>
      <w:tr w14:paraId="7CDCF6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shd w:val="clear" w:color="auto" w:fill="auto"/>
            <w:vAlign w:val="center"/>
          </w:tcPr>
          <w:p w14:paraId="0000038C">
            <w:pPr>
              <w:spacing w:before="40" w:after="40"/>
              <w:rPr>
                <w:rFonts w:ascii="Arial" w:hAnsi="Arial" w:eastAsia="Arial" w:cs="Arial"/>
                <w:sz w:val="18"/>
                <w:szCs w:val="18"/>
              </w:rPr>
            </w:pPr>
            <w:r>
              <w:rPr>
                <w:rFonts w:ascii="Arial" w:hAnsi="Arial" w:eastAsia="Arial" w:cs="Arial"/>
                <w:sz w:val="18"/>
                <w:szCs w:val="18"/>
                <w:rtl w:val="0"/>
              </w:rPr>
              <w:t>G.M.D.S.S</w:t>
            </w:r>
          </w:p>
        </w:tc>
        <w:tc>
          <w:tcPr>
            <w:shd w:val="clear" w:color="auto" w:fill="auto"/>
            <w:vAlign w:val="center"/>
          </w:tcPr>
          <w:p w14:paraId="0000038D">
            <w:pPr>
              <w:spacing w:before="40" w:after="40"/>
              <w:jc w:val="center"/>
              <w:rPr>
                <w:rFonts w:ascii="Arial" w:hAnsi="Arial" w:eastAsia="Arial" w:cs="Arial"/>
                <w:sz w:val="18"/>
                <w:szCs w:val="18"/>
              </w:rPr>
            </w:pPr>
          </w:p>
        </w:tc>
        <w:tc>
          <w:tcPr>
            <w:shd w:val="clear" w:color="auto" w:fill="auto"/>
            <w:vAlign w:val="center"/>
          </w:tcPr>
          <w:p w14:paraId="0000038E">
            <w:pPr>
              <w:spacing w:before="40" w:after="40"/>
              <w:jc w:val="center"/>
              <w:rPr>
                <w:rFonts w:ascii="Arial" w:hAnsi="Arial" w:eastAsia="Arial" w:cs="Arial"/>
                <w:sz w:val="18"/>
                <w:szCs w:val="18"/>
              </w:rPr>
            </w:pPr>
          </w:p>
        </w:tc>
        <w:tc>
          <w:tcPr>
            <w:shd w:val="clear" w:color="auto" w:fill="auto"/>
            <w:vAlign w:val="center"/>
          </w:tcPr>
          <w:p w14:paraId="0000038F">
            <w:pPr>
              <w:spacing w:before="40" w:after="40"/>
              <w:jc w:val="center"/>
              <w:rPr>
                <w:rFonts w:ascii="Arial" w:hAnsi="Arial" w:eastAsia="Arial" w:cs="Arial"/>
                <w:sz w:val="18"/>
                <w:szCs w:val="18"/>
              </w:rPr>
            </w:pPr>
          </w:p>
        </w:tc>
        <w:tc>
          <w:tcPr>
            <w:shd w:val="clear" w:color="auto" w:fill="auto"/>
            <w:vAlign w:val="center"/>
          </w:tcPr>
          <w:p w14:paraId="00000390">
            <w:pPr>
              <w:spacing w:before="40" w:after="40"/>
              <w:jc w:val="center"/>
              <w:rPr>
                <w:rFonts w:ascii="Arial" w:hAnsi="Arial" w:eastAsia="Arial" w:cs="Arial"/>
                <w:sz w:val="18"/>
                <w:szCs w:val="18"/>
              </w:rPr>
            </w:pPr>
          </w:p>
        </w:tc>
      </w:tr>
      <w:tr w14:paraId="6024AB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shd w:val="clear" w:color="auto" w:fill="auto"/>
            <w:vAlign w:val="center"/>
          </w:tcPr>
          <w:p w14:paraId="00000391">
            <w:pPr>
              <w:spacing w:before="40" w:after="40"/>
              <w:rPr>
                <w:rFonts w:ascii="Arial" w:hAnsi="Arial" w:eastAsia="Arial" w:cs="Arial"/>
                <w:sz w:val="18"/>
                <w:szCs w:val="18"/>
              </w:rPr>
            </w:pPr>
            <w:r>
              <w:rPr>
                <w:rFonts w:ascii="Arial" w:hAnsi="Arial" w:eastAsia="Arial" w:cs="Arial"/>
                <w:sz w:val="18"/>
                <w:szCs w:val="18"/>
                <w:rtl w:val="0"/>
              </w:rPr>
              <w:t>Communications</w:t>
            </w:r>
          </w:p>
        </w:tc>
        <w:tc>
          <w:tcPr>
            <w:shd w:val="clear" w:color="auto" w:fill="auto"/>
            <w:vAlign w:val="center"/>
          </w:tcPr>
          <w:p w14:paraId="00000392">
            <w:pPr>
              <w:spacing w:before="40" w:after="40"/>
              <w:jc w:val="center"/>
              <w:rPr>
                <w:rFonts w:ascii="Arial" w:hAnsi="Arial" w:eastAsia="Arial" w:cs="Arial"/>
                <w:sz w:val="18"/>
                <w:szCs w:val="18"/>
              </w:rPr>
            </w:pPr>
          </w:p>
        </w:tc>
        <w:tc>
          <w:tcPr>
            <w:shd w:val="clear" w:color="auto" w:fill="auto"/>
            <w:vAlign w:val="center"/>
          </w:tcPr>
          <w:p w14:paraId="00000393">
            <w:pPr>
              <w:spacing w:before="40" w:after="40"/>
              <w:jc w:val="center"/>
              <w:rPr>
                <w:rFonts w:ascii="Arial" w:hAnsi="Arial" w:eastAsia="Arial" w:cs="Arial"/>
                <w:sz w:val="18"/>
                <w:szCs w:val="18"/>
              </w:rPr>
            </w:pPr>
          </w:p>
        </w:tc>
        <w:tc>
          <w:tcPr>
            <w:shd w:val="clear" w:color="auto" w:fill="auto"/>
            <w:vAlign w:val="center"/>
          </w:tcPr>
          <w:p w14:paraId="00000394">
            <w:pPr>
              <w:spacing w:before="40" w:after="40"/>
              <w:jc w:val="center"/>
              <w:rPr>
                <w:rFonts w:ascii="Arial" w:hAnsi="Arial" w:eastAsia="Arial" w:cs="Arial"/>
                <w:sz w:val="18"/>
                <w:szCs w:val="18"/>
              </w:rPr>
            </w:pPr>
          </w:p>
        </w:tc>
        <w:tc>
          <w:tcPr>
            <w:shd w:val="clear" w:color="auto" w:fill="auto"/>
            <w:vAlign w:val="center"/>
          </w:tcPr>
          <w:p w14:paraId="00000395">
            <w:pPr>
              <w:spacing w:before="40" w:after="40"/>
              <w:jc w:val="center"/>
              <w:rPr>
                <w:rFonts w:ascii="Arial" w:hAnsi="Arial" w:eastAsia="Arial" w:cs="Arial"/>
                <w:sz w:val="18"/>
                <w:szCs w:val="18"/>
              </w:rPr>
            </w:pPr>
          </w:p>
        </w:tc>
      </w:tr>
      <w:tr w14:paraId="7ED2D6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shd w:val="clear" w:color="auto" w:fill="auto"/>
            <w:vAlign w:val="center"/>
          </w:tcPr>
          <w:p w14:paraId="00000396">
            <w:pPr>
              <w:spacing w:before="40" w:after="40"/>
              <w:rPr>
                <w:rFonts w:ascii="Arial" w:hAnsi="Arial" w:eastAsia="Arial" w:cs="Arial"/>
                <w:sz w:val="18"/>
                <w:szCs w:val="18"/>
              </w:rPr>
            </w:pPr>
            <w:r>
              <w:rPr>
                <w:rFonts w:ascii="Arial" w:hAnsi="Arial" w:eastAsia="Arial" w:cs="Arial"/>
                <w:sz w:val="18"/>
                <w:szCs w:val="18"/>
                <w:rtl w:val="0"/>
              </w:rPr>
              <w:t xml:space="preserve">Advanced Communications </w:t>
            </w:r>
          </w:p>
        </w:tc>
        <w:tc>
          <w:tcPr>
            <w:shd w:val="clear" w:color="auto" w:fill="auto"/>
            <w:vAlign w:val="center"/>
          </w:tcPr>
          <w:p w14:paraId="00000397">
            <w:pPr>
              <w:spacing w:before="40" w:after="40"/>
              <w:jc w:val="center"/>
              <w:rPr>
                <w:rFonts w:ascii="Arial" w:hAnsi="Arial" w:eastAsia="Arial" w:cs="Arial"/>
                <w:sz w:val="18"/>
                <w:szCs w:val="18"/>
              </w:rPr>
            </w:pPr>
          </w:p>
        </w:tc>
        <w:tc>
          <w:tcPr>
            <w:shd w:val="clear" w:color="auto" w:fill="auto"/>
            <w:vAlign w:val="center"/>
          </w:tcPr>
          <w:p w14:paraId="00000398">
            <w:pPr>
              <w:spacing w:before="40" w:after="40"/>
              <w:jc w:val="center"/>
              <w:rPr>
                <w:rFonts w:ascii="Arial" w:hAnsi="Arial" w:eastAsia="Arial" w:cs="Arial"/>
                <w:sz w:val="18"/>
                <w:szCs w:val="18"/>
              </w:rPr>
            </w:pPr>
          </w:p>
        </w:tc>
        <w:tc>
          <w:tcPr>
            <w:shd w:val="clear" w:color="auto" w:fill="auto"/>
            <w:vAlign w:val="center"/>
          </w:tcPr>
          <w:p w14:paraId="00000399">
            <w:pPr>
              <w:spacing w:before="40" w:after="40"/>
              <w:jc w:val="center"/>
              <w:rPr>
                <w:rFonts w:ascii="Arial" w:hAnsi="Arial" w:eastAsia="Arial" w:cs="Arial"/>
                <w:sz w:val="18"/>
                <w:szCs w:val="18"/>
              </w:rPr>
            </w:pPr>
          </w:p>
        </w:tc>
        <w:tc>
          <w:tcPr>
            <w:shd w:val="clear" w:color="auto" w:fill="auto"/>
            <w:vAlign w:val="center"/>
          </w:tcPr>
          <w:p w14:paraId="0000039A">
            <w:pPr>
              <w:spacing w:before="40" w:after="40"/>
              <w:jc w:val="center"/>
              <w:rPr>
                <w:rFonts w:ascii="Arial" w:hAnsi="Arial" w:eastAsia="Arial" w:cs="Arial"/>
                <w:sz w:val="18"/>
                <w:szCs w:val="18"/>
              </w:rPr>
            </w:pPr>
          </w:p>
        </w:tc>
      </w:tr>
      <w:tr w14:paraId="491791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shd w:val="clear" w:color="auto" w:fill="auto"/>
            <w:vAlign w:val="center"/>
          </w:tcPr>
          <w:p w14:paraId="0000039B">
            <w:pPr>
              <w:spacing w:before="40" w:after="40"/>
              <w:rPr>
                <w:rFonts w:ascii="Arial" w:hAnsi="Arial" w:eastAsia="Arial" w:cs="Arial"/>
                <w:sz w:val="18"/>
                <w:szCs w:val="18"/>
              </w:rPr>
            </w:pPr>
            <w:r>
              <w:rPr>
                <w:rFonts w:ascii="Arial" w:hAnsi="Arial" w:eastAsia="Arial" w:cs="Arial"/>
                <w:sz w:val="18"/>
                <w:szCs w:val="18"/>
                <w:rtl w:val="0"/>
              </w:rPr>
              <w:t>ECDIS Advanced Simulator (Management Level)</w:t>
            </w:r>
          </w:p>
        </w:tc>
        <w:tc>
          <w:tcPr>
            <w:shd w:val="clear" w:color="auto" w:fill="auto"/>
            <w:vAlign w:val="center"/>
          </w:tcPr>
          <w:p w14:paraId="0000039C">
            <w:pPr>
              <w:spacing w:before="40" w:after="40"/>
              <w:jc w:val="center"/>
              <w:rPr>
                <w:rFonts w:ascii="Arial" w:hAnsi="Arial" w:eastAsia="Arial" w:cs="Arial"/>
                <w:sz w:val="18"/>
                <w:szCs w:val="18"/>
              </w:rPr>
            </w:pPr>
          </w:p>
        </w:tc>
        <w:tc>
          <w:tcPr>
            <w:shd w:val="clear" w:color="auto" w:fill="auto"/>
            <w:vAlign w:val="center"/>
          </w:tcPr>
          <w:p w14:paraId="0000039D">
            <w:pPr>
              <w:spacing w:before="40" w:after="40"/>
              <w:jc w:val="center"/>
              <w:rPr>
                <w:rFonts w:ascii="Arial" w:hAnsi="Arial" w:eastAsia="Arial" w:cs="Arial"/>
                <w:sz w:val="18"/>
                <w:szCs w:val="18"/>
              </w:rPr>
            </w:pPr>
          </w:p>
        </w:tc>
        <w:tc>
          <w:tcPr>
            <w:shd w:val="clear" w:color="auto" w:fill="auto"/>
            <w:vAlign w:val="center"/>
          </w:tcPr>
          <w:p w14:paraId="0000039E">
            <w:pPr>
              <w:spacing w:before="40" w:after="40"/>
              <w:jc w:val="center"/>
              <w:rPr>
                <w:rFonts w:ascii="Arial" w:hAnsi="Arial" w:eastAsia="Arial" w:cs="Arial"/>
                <w:sz w:val="18"/>
                <w:szCs w:val="18"/>
              </w:rPr>
            </w:pPr>
          </w:p>
        </w:tc>
        <w:tc>
          <w:tcPr>
            <w:shd w:val="clear" w:color="auto" w:fill="auto"/>
            <w:vAlign w:val="center"/>
          </w:tcPr>
          <w:p w14:paraId="0000039F">
            <w:pPr>
              <w:spacing w:before="40" w:after="40"/>
              <w:jc w:val="center"/>
              <w:rPr>
                <w:rFonts w:ascii="Arial" w:hAnsi="Arial" w:eastAsia="Arial" w:cs="Arial"/>
                <w:sz w:val="18"/>
                <w:szCs w:val="18"/>
              </w:rPr>
            </w:pPr>
          </w:p>
        </w:tc>
      </w:tr>
      <w:tr w14:paraId="740292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shd w:val="clear" w:color="auto" w:fill="auto"/>
            <w:vAlign w:val="center"/>
          </w:tcPr>
          <w:p w14:paraId="000003A0">
            <w:pPr>
              <w:spacing w:before="40" w:after="40"/>
              <w:rPr>
                <w:rFonts w:ascii="Arial" w:hAnsi="Arial" w:eastAsia="Arial" w:cs="Arial"/>
                <w:sz w:val="18"/>
                <w:szCs w:val="18"/>
              </w:rPr>
            </w:pPr>
            <w:r>
              <w:rPr>
                <w:rFonts w:ascii="Arial" w:hAnsi="Arial" w:eastAsia="Arial" w:cs="Arial"/>
                <w:sz w:val="18"/>
                <w:szCs w:val="18"/>
                <w:rtl w:val="0"/>
              </w:rPr>
              <w:t>ECDIS Simulator (Operation Level)</w:t>
            </w:r>
          </w:p>
        </w:tc>
        <w:tc>
          <w:tcPr>
            <w:shd w:val="clear" w:color="auto" w:fill="auto"/>
            <w:vAlign w:val="center"/>
          </w:tcPr>
          <w:p w14:paraId="000003A1">
            <w:pPr>
              <w:spacing w:before="40" w:after="40"/>
              <w:jc w:val="center"/>
              <w:rPr>
                <w:rFonts w:ascii="Arial" w:hAnsi="Arial" w:eastAsia="Arial" w:cs="Arial"/>
                <w:sz w:val="18"/>
                <w:szCs w:val="18"/>
              </w:rPr>
            </w:pPr>
          </w:p>
        </w:tc>
        <w:tc>
          <w:tcPr>
            <w:shd w:val="clear" w:color="auto" w:fill="auto"/>
            <w:vAlign w:val="center"/>
          </w:tcPr>
          <w:p w14:paraId="000003A2">
            <w:pPr>
              <w:spacing w:before="40" w:after="40"/>
              <w:jc w:val="center"/>
              <w:rPr>
                <w:rFonts w:ascii="Arial" w:hAnsi="Arial" w:eastAsia="Arial" w:cs="Arial"/>
                <w:sz w:val="18"/>
                <w:szCs w:val="18"/>
              </w:rPr>
            </w:pPr>
          </w:p>
        </w:tc>
        <w:tc>
          <w:tcPr>
            <w:shd w:val="clear" w:color="auto" w:fill="auto"/>
            <w:vAlign w:val="center"/>
          </w:tcPr>
          <w:p w14:paraId="000003A3">
            <w:pPr>
              <w:spacing w:before="40" w:after="40"/>
              <w:jc w:val="center"/>
              <w:rPr>
                <w:rFonts w:ascii="Arial" w:hAnsi="Arial" w:eastAsia="Arial" w:cs="Arial"/>
                <w:sz w:val="18"/>
                <w:szCs w:val="18"/>
              </w:rPr>
            </w:pPr>
          </w:p>
        </w:tc>
        <w:tc>
          <w:tcPr>
            <w:shd w:val="clear" w:color="auto" w:fill="auto"/>
            <w:vAlign w:val="center"/>
          </w:tcPr>
          <w:p w14:paraId="000003A4">
            <w:pPr>
              <w:spacing w:before="40" w:after="40"/>
              <w:jc w:val="center"/>
              <w:rPr>
                <w:rFonts w:ascii="Arial" w:hAnsi="Arial" w:eastAsia="Arial" w:cs="Arial"/>
                <w:sz w:val="18"/>
                <w:szCs w:val="18"/>
              </w:rPr>
            </w:pPr>
          </w:p>
        </w:tc>
      </w:tr>
      <w:tr w14:paraId="7EA5AC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shd w:val="clear" w:color="auto" w:fill="auto"/>
            <w:vAlign w:val="center"/>
          </w:tcPr>
          <w:p w14:paraId="000003A5">
            <w:pPr>
              <w:spacing w:before="40" w:after="40"/>
              <w:rPr>
                <w:rFonts w:ascii="Arial" w:hAnsi="Arial" w:eastAsia="Arial" w:cs="Arial"/>
                <w:sz w:val="18"/>
                <w:szCs w:val="18"/>
              </w:rPr>
            </w:pPr>
            <w:r>
              <w:rPr>
                <w:rFonts w:ascii="Arial" w:hAnsi="Arial" w:eastAsia="Arial" w:cs="Arial"/>
                <w:sz w:val="18"/>
                <w:szCs w:val="18"/>
                <w:rtl w:val="0"/>
              </w:rPr>
              <w:t xml:space="preserve">Prevention and Combating of Marine Pollution </w:t>
            </w:r>
          </w:p>
        </w:tc>
        <w:tc>
          <w:tcPr>
            <w:shd w:val="clear" w:color="auto" w:fill="auto"/>
            <w:vAlign w:val="center"/>
          </w:tcPr>
          <w:p w14:paraId="000003A6">
            <w:pPr>
              <w:spacing w:before="40" w:after="40"/>
              <w:jc w:val="center"/>
              <w:rPr>
                <w:rFonts w:ascii="Arial" w:hAnsi="Arial" w:eastAsia="Arial" w:cs="Arial"/>
                <w:sz w:val="18"/>
                <w:szCs w:val="18"/>
              </w:rPr>
            </w:pPr>
            <w:sdt>
              <w:sdtPr>
                <w:tag w:val="goog_rdk_132"/>
                <w:id w:val="147461431"/>
              </w:sdtPr>
              <w:sdtContent>
                <w:ins w:id="65" w:author="Samy Elsayed" w:date="2024-10-30T13:25:27Z">
                  <w:r>
                    <w:rPr>
                      <w:rFonts w:ascii="Arial" w:hAnsi="Arial" w:eastAsia="Arial" w:cs="Arial"/>
                      <w:sz w:val="18"/>
                      <w:szCs w:val="18"/>
                      <w:rtl w:val="0"/>
                    </w:rPr>
                    <w:t>38826/13/EG</w:t>
                  </w:r>
                </w:ins>
              </w:sdtContent>
            </w:sdt>
          </w:p>
        </w:tc>
        <w:tc>
          <w:tcPr>
            <w:shd w:val="clear" w:color="auto" w:fill="auto"/>
            <w:vAlign w:val="center"/>
          </w:tcPr>
          <w:p w14:paraId="000003A7">
            <w:pPr>
              <w:spacing w:before="40" w:after="40"/>
              <w:jc w:val="center"/>
              <w:rPr>
                <w:rFonts w:ascii="Arial" w:hAnsi="Arial" w:eastAsia="Arial" w:cs="Arial"/>
                <w:sz w:val="18"/>
                <w:szCs w:val="18"/>
              </w:rPr>
            </w:pPr>
            <w:sdt>
              <w:sdtPr>
                <w:tag w:val="goog_rdk_134"/>
                <w:id w:val="147467624"/>
              </w:sdtPr>
              <w:sdtContent>
                <w:ins w:id="66" w:author="Samy Elsayed" w:date="2024-10-30T13:27:52Z">
                  <w:r>
                    <w:rPr>
                      <w:rFonts w:ascii="Arial" w:hAnsi="Arial" w:eastAsia="Arial" w:cs="Arial"/>
                      <w:sz w:val="18"/>
                      <w:szCs w:val="18"/>
                      <w:rtl w:val="0"/>
                    </w:rPr>
                    <w:t>10/10/2023</w:t>
                  </w:r>
                </w:ins>
              </w:sdtContent>
            </w:sdt>
          </w:p>
        </w:tc>
        <w:tc>
          <w:tcPr>
            <w:shd w:val="clear" w:color="auto" w:fill="auto"/>
            <w:vAlign w:val="center"/>
          </w:tcPr>
          <w:p w14:paraId="000003A8">
            <w:pPr>
              <w:spacing w:before="40" w:after="40"/>
              <w:jc w:val="center"/>
              <w:rPr>
                <w:rFonts w:ascii="Arial" w:hAnsi="Arial" w:eastAsia="Arial" w:cs="Arial"/>
                <w:sz w:val="18"/>
                <w:szCs w:val="18"/>
              </w:rPr>
            </w:pPr>
            <w:sdt>
              <w:sdtPr>
                <w:tag w:val="goog_rdk_136"/>
                <w:id w:val="147464618"/>
              </w:sdtPr>
              <w:sdtContent>
                <w:ins w:id="67" w:author="Samy Elsayed" w:date="2024-10-30T13:26:28Z">
                  <w:r>
                    <w:rPr>
                      <w:rFonts w:ascii="Arial" w:hAnsi="Arial" w:eastAsia="Arial" w:cs="Arial"/>
                      <w:sz w:val="18"/>
                      <w:szCs w:val="18"/>
                      <w:rtl w:val="0"/>
                    </w:rPr>
                    <w:t>XXXX</w:t>
                  </w:r>
                </w:ins>
              </w:sdtContent>
            </w:sdt>
          </w:p>
        </w:tc>
        <w:tc>
          <w:tcPr>
            <w:shd w:val="clear" w:color="auto" w:fill="auto"/>
            <w:vAlign w:val="center"/>
          </w:tcPr>
          <w:p w14:paraId="000003A9">
            <w:pPr>
              <w:spacing w:before="40" w:after="40"/>
              <w:jc w:val="center"/>
              <w:rPr>
                <w:rFonts w:ascii="Arial" w:hAnsi="Arial" w:eastAsia="Arial" w:cs="Arial"/>
                <w:sz w:val="18"/>
                <w:szCs w:val="18"/>
              </w:rPr>
            </w:pPr>
            <w:sdt>
              <w:sdtPr>
                <w:tag w:val="goog_rdk_138"/>
                <w:id w:val="147481524"/>
              </w:sdtPr>
              <w:sdtContent>
                <w:ins w:id="68" w:author="Samy Elsayed" w:date="2024-10-30T13:26:34Z">
                  <w:r>
                    <w:rPr>
                      <w:rFonts w:ascii="Arial" w:hAnsi="Arial" w:eastAsia="Arial" w:cs="Arial"/>
                      <w:sz w:val="18"/>
                      <w:szCs w:val="18"/>
                      <w:rtl w:val="0"/>
                    </w:rPr>
                    <w:t>A.A.S.T</w:t>
                  </w:r>
                </w:ins>
              </w:sdtContent>
            </w:sdt>
          </w:p>
        </w:tc>
      </w:tr>
      <w:tr w14:paraId="592E1D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534" w:hRule="atLeast"/>
        </w:trPr>
        <w:tc>
          <w:tcPr>
            <w:shd w:val="clear" w:color="auto" w:fill="auto"/>
            <w:vAlign w:val="center"/>
          </w:tcPr>
          <w:p w14:paraId="000003AA">
            <w:pPr>
              <w:spacing w:before="40" w:after="40"/>
              <w:rPr>
                <w:rFonts w:ascii="Arial" w:hAnsi="Arial" w:eastAsia="Arial" w:cs="Arial"/>
                <w:sz w:val="18"/>
                <w:szCs w:val="18"/>
              </w:rPr>
            </w:pPr>
            <w:r>
              <w:rPr>
                <w:rFonts w:ascii="Arial" w:hAnsi="Arial" w:eastAsia="Arial" w:cs="Arial"/>
                <w:sz w:val="18"/>
                <w:szCs w:val="18"/>
                <w:rtl w:val="0"/>
              </w:rPr>
              <w:t>Radar &amp; ARPA Simulator and Search &amp;rescue</w:t>
            </w:r>
          </w:p>
          <w:p w14:paraId="000003AB">
            <w:pPr>
              <w:spacing w:before="40" w:after="40"/>
              <w:rPr>
                <w:rFonts w:ascii="Arial" w:hAnsi="Arial" w:eastAsia="Arial" w:cs="Arial"/>
                <w:sz w:val="18"/>
                <w:szCs w:val="18"/>
              </w:rPr>
            </w:pPr>
            <w:r>
              <w:rPr>
                <w:rFonts w:ascii="Arial" w:hAnsi="Arial" w:eastAsia="Arial" w:cs="Arial"/>
                <w:sz w:val="18"/>
                <w:szCs w:val="18"/>
                <w:rtl w:val="0"/>
              </w:rPr>
              <w:t xml:space="preserve">ARPA Simulator and Search </w:t>
            </w:r>
          </w:p>
        </w:tc>
        <w:tc>
          <w:tcPr>
            <w:shd w:val="clear" w:color="auto" w:fill="auto"/>
            <w:vAlign w:val="center"/>
          </w:tcPr>
          <w:p w14:paraId="000003AC">
            <w:pPr>
              <w:spacing w:before="40" w:after="40"/>
              <w:jc w:val="center"/>
              <w:rPr>
                <w:rFonts w:ascii="Arial" w:hAnsi="Arial" w:eastAsia="Arial" w:cs="Arial"/>
                <w:sz w:val="18"/>
                <w:szCs w:val="18"/>
              </w:rPr>
            </w:pPr>
          </w:p>
        </w:tc>
        <w:tc>
          <w:tcPr>
            <w:shd w:val="clear" w:color="auto" w:fill="auto"/>
            <w:vAlign w:val="center"/>
          </w:tcPr>
          <w:p w14:paraId="000003AD">
            <w:pPr>
              <w:spacing w:before="40" w:after="40"/>
              <w:jc w:val="center"/>
              <w:rPr>
                <w:rFonts w:ascii="Arial" w:hAnsi="Arial" w:eastAsia="Arial" w:cs="Arial"/>
                <w:sz w:val="18"/>
                <w:szCs w:val="18"/>
              </w:rPr>
            </w:pPr>
          </w:p>
        </w:tc>
        <w:tc>
          <w:tcPr>
            <w:shd w:val="clear" w:color="auto" w:fill="auto"/>
            <w:vAlign w:val="center"/>
          </w:tcPr>
          <w:p w14:paraId="000003AE">
            <w:pPr>
              <w:spacing w:before="40" w:after="40"/>
              <w:jc w:val="center"/>
              <w:rPr>
                <w:rFonts w:ascii="Arial" w:hAnsi="Arial" w:eastAsia="Arial" w:cs="Arial"/>
                <w:sz w:val="18"/>
                <w:szCs w:val="18"/>
              </w:rPr>
            </w:pPr>
          </w:p>
        </w:tc>
        <w:tc>
          <w:tcPr>
            <w:shd w:val="clear" w:color="auto" w:fill="auto"/>
            <w:vAlign w:val="center"/>
          </w:tcPr>
          <w:p w14:paraId="000003AF">
            <w:pPr>
              <w:spacing w:before="40" w:after="40"/>
              <w:jc w:val="center"/>
              <w:rPr>
                <w:rFonts w:ascii="Arial" w:hAnsi="Arial" w:eastAsia="Arial" w:cs="Arial"/>
                <w:sz w:val="18"/>
                <w:szCs w:val="18"/>
              </w:rPr>
            </w:pPr>
          </w:p>
        </w:tc>
      </w:tr>
      <w:tr w14:paraId="760B71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shd w:val="clear" w:color="auto" w:fill="auto"/>
            <w:vAlign w:val="center"/>
          </w:tcPr>
          <w:p w14:paraId="000003B0">
            <w:pPr>
              <w:spacing w:before="40" w:after="40"/>
              <w:rPr>
                <w:rFonts w:ascii="Arial" w:hAnsi="Arial" w:eastAsia="Arial" w:cs="Arial"/>
                <w:sz w:val="18"/>
                <w:szCs w:val="18"/>
              </w:rPr>
            </w:pPr>
            <w:r>
              <w:rPr>
                <w:rFonts w:ascii="Arial" w:hAnsi="Arial" w:eastAsia="Arial" w:cs="Arial"/>
                <w:sz w:val="18"/>
                <w:szCs w:val="18"/>
                <w:rtl w:val="0"/>
              </w:rPr>
              <w:t>Marine Radar and automatic Radar Plotting</w:t>
            </w:r>
            <w:r>
              <w:rPr>
                <w:rtl w:val="0"/>
              </w:rPr>
              <w:t xml:space="preserve"> </w:t>
            </w:r>
            <w:r>
              <w:rPr>
                <w:rFonts w:ascii="Arial" w:hAnsi="Arial" w:eastAsia="Arial" w:cs="Arial"/>
                <w:color w:val="FF0000"/>
                <w:sz w:val="18"/>
                <w:szCs w:val="18"/>
                <w:rtl w:val="0"/>
              </w:rPr>
              <w:t xml:space="preserve"> </w:t>
            </w:r>
            <w:r>
              <w:rPr>
                <w:rFonts w:ascii="Arial" w:hAnsi="Arial" w:eastAsia="Arial" w:cs="Arial"/>
                <w:sz w:val="18"/>
                <w:szCs w:val="18"/>
                <w:rtl w:val="0"/>
              </w:rPr>
              <w:t xml:space="preserve">  </w:t>
            </w:r>
          </w:p>
        </w:tc>
        <w:tc>
          <w:tcPr>
            <w:shd w:val="clear" w:color="auto" w:fill="auto"/>
            <w:vAlign w:val="center"/>
          </w:tcPr>
          <w:p w14:paraId="000003B1">
            <w:pPr>
              <w:spacing w:before="40" w:after="40"/>
              <w:jc w:val="center"/>
              <w:rPr>
                <w:rFonts w:ascii="Arial" w:hAnsi="Arial" w:eastAsia="Arial" w:cs="Arial"/>
                <w:sz w:val="18"/>
                <w:szCs w:val="18"/>
              </w:rPr>
            </w:pPr>
          </w:p>
        </w:tc>
        <w:tc>
          <w:tcPr>
            <w:shd w:val="clear" w:color="auto" w:fill="auto"/>
            <w:vAlign w:val="center"/>
          </w:tcPr>
          <w:p w14:paraId="000003B2">
            <w:pPr>
              <w:spacing w:before="40" w:after="40"/>
              <w:jc w:val="center"/>
              <w:rPr>
                <w:rFonts w:ascii="Arial" w:hAnsi="Arial" w:eastAsia="Arial" w:cs="Arial"/>
                <w:sz w:val="18"/>
                <w:szCs w:val="18"/>
              </w:rPr>
            </w:pPr>
          </w:p>
        </w:tc>
        <w:tc>
          <w:tcPr>
            <w:shd w:val="clear" w:color="auto" w:fill="auto"/>
            <w:vAlign w:val="center"/>
          </w:tcPr>
          <w:p w14:paraId="000003B3">
            <w:pPr>
              <w:spacing w:before="40" w:after="40"/>
              <w:jc w:val="center"/>
              <w:rPr>
                <w:rFonts w:ascii="Arial" w:hAnsi="Arial" w:eastAsia="Arial" w:cs="Arial"/>
                <w:sz w:val="18"/>
                <w:szCs w:val="18"/>
              </w:rPr>
            </w:pPr>
          </w:p>
        </w:tc>
        <w:tc>
          <w:tcPr>
            <w:shd w:val="clear" w:color="auto" w:fill="auto"/>
            <w:vAlign w:val="center"/>
          </w:tcPr>
          <w:p w14:paraId="000003B4">
            <w:pPr>
              <w:spacing w:before="40" w:after="40"/>
              <w:jc w:val="center"/>
              <w:rPr>
                <w:rFonts w:ascii="Arial" w:hAnsi="Arial" w:eastAsia="Arial" w:cs="Arial"/>
                <w:sz w:val="18"/>
                <w:szCs w:val="18"/>
              </w:rPr>
            </w:pPr>
          </w:p>
        </w:tc>
      </w:tr>
      <w:tr w14:paraId="58E026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shd w:val="clear" w:color="auto" w:fill="auto"/>
            <w:vAlign w:val="center"/>
          </w:tcPr>
          <w:p w14:paraId="000003B5">
            <w:pPr>
              <w:spacing w:before="40" w:after="40"/>
              <w:rPr>
                <w:rFonts w:ascii="Arial" w:hAnsi="Arial" w:eastAsia="Arial" w:cs="Arial"/>
                <w:sz w:val="18"/>
                <w:szCs w:val="18"/>
              </w:rPr>
            </w:pPr>
            <w:r>
              <w:rPr>
                <w:rFonts w:ascii="Arial" w:hAnsi="Arial" w:eastAsia="Arial" w:cs="Arial"/>
                <w:sz w:val="18"/>
                <w:szCs w:val="18"/>
                <w:rtl w:val="0"/>
              </w:rPr>
              <w:t xml:space="preserve">Bridge resource Management      (B.R.M) </w:t>
            </w:r>
          </w:p>
        </w:tc>
        <w:tc>
          <w:tcPr>
            <w:shd w:val="clear" w:color="auto" w:fill="auto"/>
            <w:vAlign w:val="center"/>
          </w:tcPr>
          <w:p w14:paraId="000003B6">
            <w:pPr>
              <w:spacing w:before="40" w:after="40"/>
              <w:jc w:val="center"/>
              <w:rPr>
                <w:rFonts w:ascii="Arial" w:hAnsi="Arial" w:eastAsia="Arial" w:cs="Arial"/>
                <w:sz w:val="18"/>
                <w:szCs w:val="18"/>
              </w:rPr>
            </w:pPr>
          </w:p>
        </w:tc>
        <w:tc>
          <w:tcPr>
            <w:shd w:val="clear" w:color="auto" w:fill="auto"/>
            <w:vAlign w:val="center"/>
          </w:tcPr>
          <w:p w14:paraId="000003B7">
            <w:pPr>
              <w:spacing w:before="40" w:after="40"/>
              <w:jc w:val="center"/>
              <w:rPr>
                <w:rFonts w:ascii="Arial" w:hAnsi="Arial" w:eastAsia="Arial" w:cs="Arial"/>
                <w:sz w:val="18"/>
                <w:szCs w:val="18"/>
              </w:rPr>
            </w:pPr>
          </w:p>
        </w:tc>
        <w:tc>
          <w:tcPr>
            <w:shd w:val="clear" w:color="auto" w:fill="auto"/>
            <w:vAlign w:val="center"/>
          </w:tcPr>
          <w:p w14:paraId="000003B8">
            <w:pPr>
              <w:spacing w:before="40" w:after="40"/>
              <w:jc w:val="center"/>
              <w:rPr>
                <w:rFonts w:ascii="Arial" w:hAnsi="Arial" w:eastAsia="Arial" w:cs="Arial"/>
                <w:sz w:val="18"/>
                <w:szCs w:val="18"/>
              </w:rPr>
            </w:pPr>
          </w:p>
        </w:tc>
        <w:tc>
          <w:tcPr>
            <w:shd w:val="clear" w:color="auto" w:fill="auto"/>
            <w:vAlign w:val="center"/>
          </w:tcPr>
          <w:p w14:paraId="000003B9">
            <w:pPr>
              <w:spacing w:before="40" w:after="40"/>
              <w:jc w:val="center"/>
              <w:rPr>
                <w:rFonts w:ascii="Arial" w:hAnsi="Arial" w:eastAsia="Arial" w:cs="Arial"/>
                <w:sz w:val="18"/>
                <w:szCs w:val="18"/>
              </w:rPr>
            </w:pPr>
          </w:p>
        </w:tc>
      </w:tr>
      <w:tr w14:paraId="6CADAD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shd w:val="clear" w:color="auto" w:fill="auto"/>
            <w:vAlign w:val="center"/>
          </w:tcPr>
          <w:p w14:paraId="000003BA">
            <w:pPr>
              <w:spacing w:before="40" w:after="40"/>
              <w:rPr>
                <w:rFonts w:ascii="Arial" w:hAnsi="Arial" w:eastAsia="Arial" w:cs="Arial"/>
                <w:sz w:val="18"/>
                <w:szCs w:val="18"/>
              </w:rPr>
            </w:pPr>
            <w:r>
              <w:rPr>
                <w:rFonts w:ascii="Arial" w:hAnsi="Arial" w:eastAsia="Arial" w:cs="Arial"/>
                <w:sz w:val="18"/>
                <w:szCs w:val="18"/>
                <w:rtl w:val="0"/>
              </w:rPr>
              <w:t>Engine resource Management     (E.R.M)</w:t>
            </w:r>
          </w:p>
        </w:tc>
        <w:tc>
          <w:tcPr>
            <w:shd w:val="clear" w:color="auto" w:fill="auto"/>
            <w:vAlign w:val="center"/>
          </w:tcPr>
          <w:p w14:paraId="000003BB">
            <w:pPr>
              <w:spacing w:before="40" w:after="40"/>
              <w:jc w:val="center"/>
              <w:rPr>
                <w:rFonts w:ascii="Arial" w:hAnsi="Arial" w:eastAsia="Arial" w:cs="Arial"/>
                <w:sz w:val="18"/>
                <w:szCs w:val="18"/>
              </w:rPr>
            </w:pPr>
          </w:p>
        </w:tc>
        <w:tc>
          <w:tcPr>
            <w:shd w:val="clear" w:color="auto" w:fill="auto"/>
            <w:vAlign w:val="center"/>
          </w:tcPr>
          <w:p w14:paraId="000003BC">
            <w:pPr>
              <w:spacing w:before="40" w:after="40"/>
              <w:jc w:val="center"/>
              <w:rPr>
                <w:rFonts w:ascii="Arial" w:hAnsi="Arial" w:eastAsia="Arial" w:cs="Arial"/>
                <w:sz w:val="18"/>
                <w:szCs w:val="18"/>
              </w:rPr>
            </w:pPr>
          </w:p>
        </w:tc>
        <w:tc>
          <w:tcPr>
            <w:shd w:val="clear" w:color="auto" w:fill="auto"/>
            <w:vAlign w:val="center"/>
          </w:tcPr>
          <w:p w14:paraId="000003BD">
            <w:pPr>
              <w:spacing w:before="40" w:after="40"/>
              <w:jc w:val="center"/>
              <w:rPr>
                <w:rFonts w:ascii="Arial" w:hAnsi="Arial" w:eastAsia="Arial" w:cs="Arial"/>
                <w:sz w:val="18"/>
                <w:szCs w:val="18"/>
              </w:rPr>
            </w:pPr>
          </w:p>
        </w:tc>
        <w:tc>
          <w:tcPr>
            <w:shd w:val="clear" w:color="auto" w:fill="auto"/>
            <w:vAlign w:val="center"/>
          </w:tcPr>
          <w:p w14:paraId="000003BE">
            <w:pPr>
              <w:spacing w:before="40" w:after="40"/>
              <w:jc w:val="center"/>
              <w:rPr>
                <w:rFonts w:ascii="Arial" w:hAnsi="Arial" w:eastAsia="Arial" w:cs="Arial"/>
                <w:sz w:val="18"/>
                <w:szCs w:val="18"/>
              </w:rPr>
            </w:pPr>
          </w:p>
        </w:tc>
      </w:tr>
      <w:tr w14:paraId="3E6DAC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shd w:val="clear" w:color="auto" w:fill="auto"/>
            <w:vAlign w:val="center"/>
          </w:tcPr>
          <w:p w14:paraId="000003BF">
            <w:pPr>
              <w:spacing w:before="40" w:after="40"/>
              <w:rPr>
                <w:rFonts w:ascii="Arial" w:hAnsi="Arial" w:eastAsia="Arial" w:cs="Arial"/>
                <w:sz w:val="18"/>
                <w:szCs w:val="18"/>
              </w:rPr>
            </w:pPr>
            <w:r>
              <w:rPr>
                <w:rFonts w:ascii="Arial" w:hAnsi="Arial" w:eastAsia="Arial" w:cs="Arial"/>
                <w:sz w:val="18"/>
                <w:szCs w:val="18"/>
                <w:rtl w:val="0"/>
              </w:rPr>
              <w:t>Navigational Watch keeping</w:t>
            </w:r>
          </w:p>
        </w:tc>
        <w:tc>
          <w:tcPr>
            <w:shd w:val="clear" w:color="auto" w:fill="auto"/>
            <w:vAlign w:val="center"/>
          </w:tcPr>
          <w:p w14:paraId="000003C0">
            <w:pPr>
              <w:spacing w:before="40" w:after="40"/>
              <w:jc w:val="center"/>
              <w:rPr>
                <w:rFonts w:ascii="Arial" w:hAnsi="Arial" w:eastAsia="Arial" w:cs="Arial"/>
                <w:sz w:val="18"/>
                <w:szCs w:val="18"/>
              </w:rPr>
            </w:pPr>
          </w:p>
        </w:tc>
        <w:tc>
          <w:tcPr>
            <w:shd w:val="clear" w:color="auto" w:fill="auto"/>
            <w:vAlign w:val="center"/>
          </w:tcPr>
          <w:p w14:paraId="000003C1">
            <w:pPr>
              <w:spacing w:before="40" w:after="40"/>
              <w:jc w:val="center"/>
              <w:rPr>
                <w:rFonts w:ascii="Arial" w:hAnsi="Arial" w:eastAsia="Arial" w:cs="Arial"/>
                <w:sz w:val="18"/>
                <w:szCs w:val="18"/>
              </w:rPr>
            </w:pPr>
          </w:p>
        </w:tc>
        <w:tc>
          <w:tcPr>
            <w:shd w:val="clear" w:color="auto" w:fill="auto"/>
            <w:vAlign w:val="center"/>
          </w:tcPr>
          <w:p w14:paraId="000003C2">
            <w:pPr>
              <w:spacing w:before="40" w:after="40"/>
              <w:jc w:val="center"/>
              <w:rPr>
                <w:rFonts w:ascii="Arial" w:hAnsi="Arial" w:eastAsia="Arial" w:cs="Arial"/>
                <w:sz w:val="18"/>
                <w:szCs w:val="18"/>
              </w:rPr>
            </w:pPr>
          </w:p>
        </w:tc>
        <w:tc>
          <w:tcPr>
            <w:shd w:val="clear" w:color="auto" w:fill="auto"/>
            <w:vAlign w:val="center"/>
          </w:tcPr>
          <w:p w14:paraId="000003C3">
            <w:pPr>
              <w:spacing w:before="40" w:after="40"/>
              <w:jc w:val="center"/>
              <w:rPr>
                <w:rFonts w:ascii="Arial" w:hAnsi="Arial" w:eastAsia="Arial" w:cs="Arial"/>
                <w:sz w:val="18"/>
                <w:szCs w:val="18"/>
              </w:rPr>
            </w:pPr>
          </w:p>
        </w:tc>
      </w:tr>
      <w:tr w14:paraId="454C0F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shd w:val="clear" w:color="auto" w:fill="auto"/>
            <w:vAlign w:val="center"/>
          </w:tcPr>
          <w:p w14:paraId="000003C4">
            <w:pPr>
              <w:spacing w:before="40" w:after="40"/>
              <w:rPr>
                <w:rFonts w:ascii="Arial" w:hAnsi="Arial" w:eastAsia="Arial" w:cs="Arial"/>
                <w:sz w:val="18"/>
                <w:szCs w:val="18"/>
              </w:rPr>
            </w:pPr>
            <w:r>
              <w:rPr>
                <w:rFonts w:ascii="Arial" w:hAnsi="Arial" w:eastAsia="Arial" w:cs="Arial"/>
                <w:sz w:val="18"/>
                <w:szCs w:val="18"/>
                <w:rtl w:val="0"/>
              </w:rPr>
              <w:t>Proficiency for Rating forming part of Navigational watch (II/4)</w:t>
            </w:r>
          </w:p>
        </w:tc>
        <w:tc>
          <w:tcPr>
            <w:shd w:val="clear" w:color="auto" w:fill="auto"/>
            <w:vAlign w:val="center"/>
          </w:tcPr>
          <w:p w14:paraId="000003C5">
            <w:pPr>
              <w:spacing w:before="40" w:after="40"/>
              <w:jc w:val="center"/>
              <w:rPr>
                <w:rFonts w:ascii="Arial" w:hAnsi="Arial" w:eastAsia="Arial" w:cs="Arial"/>
                <w:sz w:val="18"/>
                <w:szCs w:val="18"/>
              </w:rPr>
            </w:pPr>
          </w:p>
        </w:tc>
        <w:tc>
          <w:tcPr>
            <w:shd w:val="clear" w:color="auto" w:fill="auto"/>
            <w:vAlign w:val="center"/>
          </w:tcPr>
          <w:p w14:paraId="000003C6">
            <w:pPr>
              <w:spacing w:before="40" w:after="40"/>
              <w:jc w:val="center"/>
              <w:rPr>
                <w:rFonts w:ascii="Arial" w:hAnsi="Arial" w:eastAsia="Arial" w:cs="Arial"/>
                <w:sz w:val="18"/>
                <w:szCs w:val="18"/>
              </w:rPr>
            </w:pPr>
          </w:p>
        </w:tc>
        <w:tc>
          <w:tcPr>
            <w:shd w:val="clear" w:color="auto" w:fill="auto"/>
            <w:vAlign w:val="center"/>
          </w:tcPr>
          <w:p w14:paraId="000003C7">
            <w:pPr>
              <w:spacing w:before="40" w:after="40"/>
              <w:jc w:val="center"/>
              <w:rPr>
                <w:rFonts w:ascii="Arial" w:hAnsi="Arial" w:eastAsia="Arial" w:cs="Arial"/>
                <w:sz w:val="18"/>
                <w:szCs w:val="18"/>
              </w:rPr>
            </w:pPr>
          </w:p>
        </w:tc>
        <w:tc>
          <w:tcPr>
            <w:shd w:val="clear" w:color="auto" w:fill="auto"/>
            <w:vAlign w:val="center"/>
          </w:tcPr>
          <w:p w14:paraId="000003C8">
            <w:pPr>
              <w:spacing w:before="40" w:after="40"/>
              <w:jc w:val="center"/>
              <w:rPr>
                <w:rFonts w:ascii="Arial" w:hAnsi="Arial" w:eastAsia="Arial" w:cs="Arial"/>
                <w:sz w:val="18"/>
                <w:szCs w:val="18"/>
              </w:rPr>
            </w:pPr>
            <w:r>
              <w:rPr>
                <w:rFonts w:ascii="Arial" w:hAnsi="Arial" w:eastAsia="Arial" w:cs="Arial"/>
                <w:sz w:val="18"/>
                <w:szCs w:val="18"/>
                <w:rtl w:val="0"/>
              </w:rPr>
              <w:t>EAMS / Alex.</w:t>
            </w:r>
          </w:p>
        </w:tc>
      </w:tr>
      <w:tr w14:paraId="5EF2D5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shd w:val="clear" w:color="auto" w:fill="auto"/>
            <w:vAlign w:val="center"/>
          </w:tcPr>
          <w:p w14:paraId="000003C9">
            <w:pPr>
              <w:spacing w:before="40" w:after="40"/>
              <w:rPr>
                <w:rFonts w:ascii="Arial" w:hAnsi="Arial" w:eastAsia="Arial" w:cs="Arial"/>
                <w:sz w:val="18"/>
                <w:szCs w:val="18"/>
              </w:rPr>
            </w:pPr>
            <w:r>
              <w:rPr>
                <w:rFonts w:ascii="Arial" w:hAnsi="Arial" w:eastAsia="Arial" w:cs="Arial"/>
                <w:sz w:val="18"/>
                <w:szCs w:val="18"/>
                <w:rtl w:val="0"/>
              </w:rPr>
              <w:t xml:space="preserve">High voltage training  – operation of ship (1000 Volt and More) </w:t>
            </w:r>
          </w:p>
        </w:tc>
        <w:tc>
          <w:tcPr>
            <w:shd w:val="clear" w:color="auto" w:fill="auto"/>
            <w:vAlign w:val="center"/>
          </w:tcPr>
          <w:p w14:paraId="000003CA">
            <w:pPr>
              <w:spacing w:before="40" w:after="40"/>
              <w:jc w:val="center"/>
              <w:rPr>
                <w:rFonts w:ascii="Arial" w:hAnsi="Arial" w:eastAsia="Arial" w:cs="Arial"/>
                <w:sz w:val="18"/>
                <w:szCs w:val="18"/>
              </w:rPr>
            </w:pPr>
            <w:sdt>
              <w:sdtPr>
                <w:tag w:val="goog_rdk_140"/>
                <w:id w:val="147456308"/>
              </w:sdtPr>
              <w:sdtContent>
                <w:ins w:id="69" w:author="Samy Elsayed" w:date="2024-10-30T15:02:27Z">
                  <w:r>
                    <w:rPr>
                      <w:rFonts w:ascii="Arial" w:hAnsi="Arial" w:eastAsia="Arial" w:cs="Arial"/>
                      <w:sz w:val="18"/>
                      <w:szCs w:val="18"/>
                      <w:rtl w:val="0"/>
                    </w:rPr>
                    <w:t>28186/23/EG</w:t>
                  </w:r>
                </w:ins>
              </w:sdtContent>
            </w:sdt>
          </w:p>
        </w:tc>
        <w:tc>
          <w:tcPr>
            <w:shd w:val="clear" w:color="auto" w:fill="auto"/>
            <w:vAlign w:val="center"/>
          </w:tcPr>
          <w:p w14:paraId="000003CB">
            <w:pPr>
              <w:spacing w:before="40" w:after="40"/>
              <w:jc w:val="center"/>
              <w:rPr>
                <w:rFonts w:ascii="Arial" w:hAnsi="Arial" w:eastAsia="Arial" w:cs="Arial"/>
                <w:sz w:val="18"/>
                <w:szCs w:val="18"/>
              </w:rPr>
            </w:pPr>
            <w:sdt>
              <w:sdtPr>
                <w:tag w:val="goog_rdk_142"/>
                <w:id w:val="147455402"/>
              </w:sdtPr>
              <w:sdtContent>
                <w:ins w:id="70" w:author="Samy Elsayed" w:date="2024-10-30T15:01:32Z">
                  <w:r>
                    <w:rPr>
                      <w:rFonts w:ascii="Arial" w:hAnsi="Arial" w:eastAsia="Arial" w:cs="Arial"/>
                      <w:sz w:val="18"/>
                      <w:szCs w:val="18"/>
                      <w:rtl w:val="0"/>
                    </w:rPr>
                    <w:t>24/08/2023</w:t>
                  </w:r>
                </w:ins>
              </w:sdtContent>
            </w:sdt>
          </w:p>
        </w:tc>
        <w:tc>
          <w:tcPr>
            <w:shd w:val="clear" w:color="auto" w:fill="auto"/>
            <w:vAlign w:val="center"/>
          </w:tcPr>
          <w:p w14:paraId="000003CC">
            <w:pPr>
              <w:spacing w:before="40" w:after="40"/>
              <w:jc w:val="center"/>
              <w:rPr>
                <w:rFonts w:ascii="Arial" w:hAnsi="Arial" w:eastAsia="Arial" w:cs="Arial"/>
                <w:sz w:val="18"/>
                <w:szCs w:val="18"/>
              </w:rPr>
            </w:pPr>
            <w:sdt>
              <w:sdtPr>
                <w:tag w:val="goog_rdk_144"/>
                <w:id w:val="147474932"/>
              </w:sdtPr>
              <w:sdtContent>
                <w:ins w:id="71" w:author="Samy Elsayed" w:date="2024-10-30T15:01:48Z">
                  <w:r>
                    <w:rPr>
                      <w:rFonts w:ascii="Arial" w:hAnsi="Arial" w:eastAsia="Arial" w:cs="Arial"/>
                      <w:sz w:val="18"/>
                      <w:szCs w:val="18"/>
                      <w:rtl w:val="0"/>
                    </w:rPr>
                    <w:t>XXXX</w:t>
                  </w:r>
                </w:ins>
              </w:sdtContent>
            </w:sdt>
          </w:p>
        </w:tc>
        <w:tc>
          <w:tcPr>
            <w:shd w:val="clear" w:color="auto" w:fill="auto"/>
            <w:vAlign w:val="center"/>
          </w:tcPr>
          <w:p w14:paraId="000003CD">
            <w:pPr>
              <w:spacing w:before="40" w:after="40"/>
              <w:jc w:val="center"/>
              <w:rPr>
                <w:rFonts w:ascii="Arial" w:hAnsi="Arial" w:eastAsia="Arial" w:cs="Arial"/>
                <w:sz w:val="18"/>
                <w:szCs w:val="18"/>
              </w:rPr>
            </w:pPr>
          </w:p>
        </w:tc>
      </w:tr>
      <w:tr w14:paraId="7348DC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shd w:val="clear" w:color="auto" w:fill="auto"/>
            <w:vAlign w:val="center"/>
          </w:tcPr>
          <w:p w14:paraId="000003CE">
            <w:pPr>
              <w:spacing w:before="40" w:after="40"/>
              <w:rPr>
                <w:rFonts w:ascii="Arial" w:hAnsi="Arial" w:eastAsia="Arial" w:cs="Arial"/>
                <w:sz w:val="18"/>
                <w:szCs w:val="18"/>
              </w:rPr>
            </w:pPr>
            <w:r>
              <w:rPr>
                <w:rFonts w:ascii="Arial" w:hAnsi="Arial" w:eastAsia="Arial" w:cs="Arial"/>
                <w:sz w:val="18"/>
                <w:szCs w:val="18"/>
                <w:rtl w:val="0"/>
              </w:rPr>
              <w:t>Passenger Safety Cargo Safety and Hull integrity</w:t>
            </w:r>
          </w:p>
        </w:tc>
        <w:tc>
          <w:tcPr>
            <w:shd w:val="clear" w:color="auto" w:fill="auto"/>
            <w:vAlign w:val="center"/>
          </w:tcPr>
          <w:p w14:paraId="000003CF">
            <w:pPr>
              <w:spacing w:before="40" w:after="40"/>
              <w:jc w:val="center"/>
              <w:rPr>
                <w:rFonts w:ascii="Arial" w:hAnsi="Arial" w:eastAsia="Arial" w:cs="Arial"/>
                <w:sz w:val="18"/>
                <w:szCs w:val="18"/>
              </w:rPr>
            </w:pPr>
          </w:p>
        </w:tc>
        <w:tc>
          <w:tcPr>
            <w:shd w:val="clear" w:color="auto" w:fill="auto"/>
            <w:vAlign w:val="center"/>
          </w:tcPr>
          <w:p w14:paraId="000003D0">
            <w:pPr>
              <w:spacing w:before="40" w:after="40"/>
              <w:jc w:val="center"/>
              <w:rPr>
                <w:rFonts w:ascii="Arial" w:hAnsi="Arial" w:eastAsia="Arial" w:cs="Arial"/>
                <w:sz w:val="18"/>
                <w:szCs w:val="18"/>
              </w:rPr>
            </w:pPr>
          </w:p>
        </w:tc>
        <w:tc>
          <w:tcPr>
            <w:shd w:val="clear" w:color="auto" w:fill="auto"/>
            <w:vAlign w:val="center"/>
          </w:tcPr>
          <w:p w14:paraId="000003D1">
            <w:pPr>
              <w:spacing w:before="40" w:after="40"/>
              <w:jc w:val="center"/>
              <w:rPr>
                <w:rFonts w:ascii="Arial" w:hAnsi="Arial" w:eastAsia="Arial" w:cs="Arial"/>
                <w:sz w:val="18"/>
                <w:szCs w:val="18"/>
              </w:rPr>
            </w:pPr>
          </w:p>
        </w:tc>
        <w:tc>
          <w:tcPr>
            <w:shd w:val="clear" w:color="auto" w:fill="auto"/>
            <w:vAlign w:val="center"/>
          </w:tcPr>
          <w:p w14:paraId="000003D2">
            <w:pPr>
              <w:spacing w:before="40" w:after="40"/>
              <w:jc w:val="center"/>
              <w:rPr>
                <w:rFonts w:ascii="Arial" w:hAnsi="Arial" w:eastAsia="Arial" w:cs="Arial"/>
                <w:sz w:val="18"/>
                <w:szCs w:val="18"/>
              </w:rPr>
            </w:pPr>
          </w:p>
        </w:tc>
      </w:tr>
      <w:tr w14:paraId="12B292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shd w:val="clear" w:color="auto" w:fill="auto"/>
            <w:vAlign w:val="center"/>
          </w:tcPr>
          <w:p w14:paraId="000003D3">
            <w:pPr>
              <w:spacing w:before="40" w:after="40"/>
              <w:rPr>
                <w:rFonts w:ascii="Arial" w:hAnsi="Arial" w:eastAsia="Arial" w:cs="Arial"/>
                <w:sz w:val="18"/>
                <w:szCs w:val="18"/>
              </w:rPr>
            </w:pPr>
            <w:r>
              <w:rPr>
                <w:rFonts w:ascii="Arial" w:hAnsi="Arial" w:eastAsia="Arial" w:cs="Arial"/>
                <w:sz w:val="18"/>
                <w:szCs w:val="18"/>
                <w:rtl w:val="0"/>
              </w:rPr>
              <w:t xml:space="preserve">Crowd Management Training </w:t>
            </w:r>
          </w:p>
        </w:tc>
        <w:tc>
          <w:tcPr>
            <w:shd w:val="clear" w:color="auto" w:fill="auto"/>
            <w:vAlign w:val="center"/>
          </w:tcPr>
          <w:p w14:paraId="000003D4">
            <w:pPr>
              <w:spacing w:before="40" w:after="40"/>
              <w:jc w:val="center"/>
              <w:rPr>
                <w:rFonts w:ascii="Arial" w:hAnsi="Arial" w:eastAsia="Arial" w:cs="Arial"/>
                <w:sz w:val="18"/>
                <w:szCs w:val="18"/>
              </w:rPr>
            </w:pPr>
          </w:p>
        </w:tc>
        <w:tc>
          <w:tcPr>
            <w:shd w:val="clear" w:color="auto" w:fill="auto"/>
            <w:vAlign w:val="center"/>
          </w:tcPr>
          <w:p w14:paraId="000003D5">
            <w:pPr>
              <w:spacing w:before="40" w:after="40"/>
              <w:jc w:val="center"/>
              <w:rPr>
                <w:rFonts w:ascii="Arial" w:hAnsi="Arial" w:eastAsia="Arial" w:cs="Arial"/>
                <w:sz w:val="18"/>
                <w:szCs w:val="18"/>
              </w:rPr>
            </w:pPr>
          </w:p>
        </w:tc>
        <w:tc>
          <w:tcPr>
            <w:shd w:val="clear" w:color="auto" w:fill="auto"/>
            <w:vAlign w:val="center"/>
          </w:tcPr>
          <w:p w14:paraId="000003D6">
            <w:pPr>
              <w:spacing w:before="40" w:after="40"/>
              <w:jc w:val="center"/>
              <w:rPr>
                <w:rFonts w:ascii="Arial" w:hAnsi="Arial" w:eastAsia="Arial" w:cs="Arial"/>
                <w:sz w:val="18"/>
                <w:szCs w:val="18"/>
              </w:rPr>
            </w:pPr>
          </w:p>
        </w:tc>
        <w:tc>
          <w:tcPr>
            <w:shd w:val="clear" w:color="auto" w:fill="auto"/>
            <w:vAlign w:val="center"/>
          </w:tcPr>
          <w:p w14:paraId="000003D7">
            <w:pPr>
              <w:spacing w:before="40" w:after="40"/>
              <w:jc w:val="center"/>
              <w:rPr>
                <w:rFonts w:ascii="Arial" w:hAnsi="Arial" w:eastAsia="Arial" w:cs="Arial"/>
                <w:sz w:val="18"/>
                <w:szCs w:val="18"/>
              </w:rPr>
            </w:pPr>
          </w:p>
        </w:tc>
      </w:tr>
      <w:tr w14:paraId="05D0A4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shd w:val="clear" w:color="auto" w:fill="auto"/>
            <w:vAlign w:val="center"/>
          </w:tcPr>
          <w:p w14:paraId="000003D8">
            <w:pPr>
              <w:spacing w:before="40" w:after="40"/>
              <w:rPr>
                <w:rFonts w:ascii="Arial" w:hAnsi="Arial" w:eastAsia="Arial" w:cs="Arial"/>
                <w:sz w:val="18"/>
                <w:szCs w:val="18"/>
              </w:rPr>
            </w:pPr>
            <w:r>
              <w:rPr>
                <w:rFonts w:ascii="Arial" w:hAnsi="Arial" w:eastAsia="Arial" w:cs="Arial"/>
                <w:sz w:val="18"/>
                <w:szCs w:val="18"/>
                <w:rtl w:val="0"/>
              </w:rPr>
              <w:t>Crisis Management and Human Behavior Training</w:t>
            </w:r>
          </w:p>
        </w:tc>
        <w:tc>
          <w:tcPr>
            <w:shd w:val="clear" w:color="auto" w:fill="auto"/>
            <w:vAlign w:val="center"/>
          </w:tcPr>
          <w:p w14:paraId="000003D9">
            <w:pPr>
              <w:spacing w:before="40" w:after="40"/>
              <w:jc w:val="center"/>
              <w:rPr>
                <w:rFonts w:ascii="Arial" w:hAnsi="Arial" w:eastAsia="Arial" w:cs="Arial"/>
                <w:sz w:val="18"/>
                <w:szCs w:val="18"/>
              </w:rPr>
            </w:pPr>
          </w:p>
        </w:tc>
        <w:tc>
          <w:tcPr>
            <w:shd w:val="clear" w:color="auto" w:fill="auto"/>
            <w:vAlign w:val="center"/>
          </w:tcPr>
          <w:p w14:paraId="000003DA">
            <w:pPr>
              <w:spacing w:before="40" w:after="40"/>
              <w:jc w:val="center"/>
              <w:rPr>
                <w:rFonts w:ascii="Arial" w:hAnsi="Arial" w:eastAsia="Arial" w:cs="Arial"/>
                <w:sz w:val="18"/>
                <w:szCs w:val="18"/>
              </w:rPr>
            </w:pPr>
          </w:p>
        </w:tc>
        <w:tc>
          <w:tcPr>
            <w:shd w:val="clear" w:color="auto" w:fill="auto"/>
            <w:vAlign w:val="center"/>
          </w:tcPr>
          <w:p w14:paraId="000003DB">
            <w:pPr>
              <w:spacing w:before="40" w:after="40"/>
              <w:jc w:val="center"/>
              <w:rPr>
                <w:rFonts w:ascii="Arial" w:hAnsi="Arial" w:eastAsia="Arial" w:cs="Arial"/>
                <w:sz w:val="18"/>
                <w:szCs w:val="18"/>
              </w:rPr>
            </w:pPr>
          </w:p>
        </w:tc>
        <w:tc>
          <w:tcPr>
            <w:shd w:val="clear" w:color="auto" w:fill="auto"/>
            <w:vAlign w:val="center"/>
          </w:tcPr>
          <w:p w14:paraId="000003DC">
            <w:pPr>
              <w:spacing w:before="40" w:after="40"/>
              <w:jc w:val="center"/>
              <w:rPr>
                <w:rFonts w:ascii="Arial" w:hAnsi="Arial" w:eastAsia="Arial" w:cs="Arial"/>
                <w:sz w:val="18"/>
                <w:szCs w:val="18"/>
              </w:rPr>
            </w:pPr>
          </w:p>
        </w:tc>
      </w:tr>
      <w:tr w14:paraId="75B7F7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shd w:val="clear" w:color="auto" w:fill="auto"/>
            <w:vAlign w:val="center"/>
          </w:tcPr>
          <w:p w14:paraId="000003DD">
            <w:pPr>
              <w:spacing w:before="40" w:after="40"/>
              <w:rPr>
                <w:rFonts w:ascii="Arial" w:hAnsi="Arial" w:eastAsia="Arial" w:cs="Arial"/>
                <w:sz w:val="18"/>
                <w:szCs w:val="18"/>
              </w:rPr>
            </w:pPr>
            <w:r>
              <w:rPr>
                <w:rFonts w:ascii="Arial" w:hAnsi="Arial" w:eastAsia="Arial" w:cs="Arial"/>
                <w:sz w:val="18"/>
                <w:szCs w:val="18"/>
                <w:rtl w:val="0"/>
              </w:rPr>
              <w:t>Safety training for Personal Prov. Direct Passengers</w:t>
            </w:r>
          </w:p>
        </w:tc>
        <w:tc>
          <w:tcPr>
            <w:shd w:val="clear" w:color="auto" w:fill="auto"/>
            <w:vAlign w:val="center"/>
          </w:tcPr>
          <w:p w14:paraId="000003DE">
            <w:pPr>
              <w:spacing w:before="40" w:after="40"/>
              <w:jc w:val="center"/>
              <w:rPr>
                <w:rFonts w:ascii="Arial" w:hAnsi="Arial" w:eastAsia="Arial" w:cs="Arial"/>
                <w:sz w:val="18"/>
                <w:szCs w:val="18"/>
              </w:rPr>
            </w:pPr>
          </w:p>
        </w:tc>
        <w:tc>
          <w:tcPr>
            <w:shd w:val="clear" w:color="auto" w:fill="auto"/>
            <w:vAlign w:val="center"/>
          </w:tcPr>
          <w:p w14:paraId="000003DF">
            <w:pPr>
              <w:spacing w:before="40" w:after="40"/>
              <w:jc w:val="center"/>
              <w:rPr>
                <w:rFonts w:ascii="Arial" w:hAnsi="Arial" w:eastAsia="Arial" w:cs="Arial"/>
                <w:sz w:val="18"/>
                <w:szCs w:val="18"/>
              </w:rPr>
            </w:pPr>
          </w:p>
        </w:tc>
        <w:tc>
          <w:tcPr>
            <w:shd w:val="clear" w:color="auto" w:fill="auto"/>
            <w:vAlign w:val="center"/>
          </w:tcPr>
          <w:p w14:paraId="000003E0">
            <w:pPr>
              <w:spacing w:before="40" w:after="40"/>
              <w:jc w:val="center"/>
              <w:rPr>
                <w:rFonts w:ascii="Arial" w:hAnsi="Arial" w:eastAsia="Arial" w:cs="Arial"/>
                <w:sz w:val="18"/>
                <w:szCs w:val="18"/>
              </w:rPr>
            </w:pPr>
          </w:p>
        </w:tc>
        <w:tc>
          <w:tcPr>
            <w:shd w:val="clear" w:color="auto" w:fill="auto"/>
            <w:vAlign w:val="center"/>
          </w:tcPr>
          <w:p w14:paraId="000003E1">
            <w:pPr>
              <w:spacing w:before="40" w:after="40"/>
              <w:jc w:val="center"/>
              <w:rPr>
                <w:rFonts w:ascii="Arial" w:hAnsi="Arial" w:eastAsia="Arial" w:cs="Arial"/>
                <w:sz w:val="18"/>
                <w:szCs w:val="18"/>
              </w:rPr>
            </w:pPr>
          </w:p>
        </w:tc>
      </w:tr>
      <w:tr w14:paraId="3CA9EC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shd w:val="clear" w:color="auto" w:fill="auto"/>
            <w:vAlign w:val="center"/>
          </w:tcPr>
          <w:p w14:paraId="000003E2">
            <w:pPr>
              <w:spacing w:before="40" w:after="40"/>
              <w:rPr>
                <w:rFonts w:ascii="Arial" w:hAnsi="Arial" w:eastAsia="Arial" w:cs="Arial"/>
                <w:sz w:val="18"/>
                <w:szCs w:val="18"/>
              </w:rPr>
            </w:pPr>
            <w:r>
              <w:rPr>
                <w:rFonts w:ascii="Arial" w:hAnsi="Arial" w:eastAsia="Arial" w:cs="Arial"/>
                <w:sz w:val="18"/>
                <w:szCs w:val="18"/>
                <w:rtl w:val="0"/>
              </w:rPr>
              <w:t>Practical Ability to Prepare Meals and                    (MLC 2006)</w:t>
            </w:r>
          </w:p>
        </w:tc>
        <w:tc>
          <w:tcPr>
            <w:shd w:val="clear" w:color="auto" w:fill="auto"/>
            <w:vAlign w:val="center"/>
          </w:tcPr>
          <w:p w14:paraId="000003E3">
            <w:pPr>
              <w:spacing w:before="40" w:after="40"/>
              <w:jc w:val="center"/>
              <w:rPr>
                <w:rFonts w:ascii="Arial" w:hAnsi="Arial" w:eastAsia="Arial" w:cs="Arial"/>
                <w:sz w:val="18"/>
                <w:szCs w:val="18"/>
              </w:rPr>
            </w:pPr>
          </w:p>
        </w:tc>
        <w:tc>
          <w:tcPr>
            <w:shd w:val="clear" w:color="auto" w:fill="auto"/>
            <w:vAlign w:val="center"/>
          </w:tcPr>
          <w:p w14:paraId="000003E4">
            <w:pPr>
              <w:spacing w:before="40" w:after="40"/>
              <w:jc w:val="center"/>
              <w:rPr>
                <w:rFonts w:ascii="Arial" w:hAnsi="Arial" w:eastAsia="Arial" w:cs="Arial"/>
                <w:sz w:val="18"/>
                <w:szCs w:val="18"/>
              </w:rPr>
            </w:pPr>
          </w:p>
        </w:tc>
        <w:tc>
          <w:tcPr>
            <w:shd w:val="clear" w:color="auto" w:fill="auto"/>
            <w:vAlign w:val="center"/>
          </w:tcPr>
          <w:p w14:paraId="000003E5">
            <w:pPr>
              <w:spacing w:before="40" w:after="40"/>
              <w:jc w:val="center"/>
              <w:rPr>
                <w:rFonts w:ascii="Arial" w:hAnsi="Arial" w:eastAsia="Arial" w:cs="Arial"/>
                <w:sz w:val="18"/>
                <w:szCs w:val="18"/>
              </w:rPr>
            </w:pPr>
          </w:p>
        </w:tc>
        <w:tc>
          <w:tcPr>
            <w:shd w:val="clear" w:color="auto" w:fill="auto"/>
            <w:vAlign w:val="center"/>
          </w:tcPr>
          <w:p w14:paraId="000003E6">
            <w:pPr>
              <w:spacing w:before="40" w:after="40"/>
              <w:jc w:val="center"/>
              <w:rPr>
                <w:rFonts w:ascii="Arial" w:hAnsi="Arial" w:eastAsia="Arial" w:cs="Arial"/>
                <w:sz w:val="18"/>
                <w:szCs w:val="18"/>
              </w:rPr>
            </w:pPr>
          </w:p>
        </w:tc>
      </w:tr>
      <w:tr w14:paraId="725020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shd w:val="clear" w:color="auto" w:fill="auto"/>
            <w:vAlign w:val="center"/>
          </w:tcPr>
          <w:p w14:paraId="000003E7">
            <w:pPr>
              <w:spacing w:before="40" w:after="40"/>
              <w:rPr>
                <w:rFonts w:ascii="Arial" w:hAnsi="Arial" w:eastAsia="Arial" w:cs="Arial"/>
                <w:sz w:val="18"/>
                <w:szCs w:val="18"/>
              </w:rPr>
            </w:pPr>
            <w:r>
              <w:rPr>
                <w:rFonts w:ascii="Arial" w:hAnsi="Arial" w:eastAsia="Arial" w:cs="Arial"/>
                <w:sz w:val="18"/>
                <w:szCs w:val="18"/>
                <w:rtl w:val="0"/>
              </w:rPr>
              <w:t>Personal Hygiene and Envir. Protection                 (MLC 2006)</w:t>
            </w:r>
          </w:p>
        </w:tc>
        <w:tc>
          <w:tcPr>
            <w:shd w:val="clear" w:color="auto" w:fill="auto"/>
            <w:vAlign w:val="center"/>
          </w:tcPr>
          <w:p w14:paraId="000003E8">
            <w:pPr>
              <w:spacing w:before="40" w:after="40"/>
              <w:jc w:val="center"/>
              <w:rPr>
                <w:rFonts w:ascii="Arial" w:hAnsi="Arial" w:eastAsia="Arial" w:cs="Arial"/>
                <w:sz w:val="18"/>
                <w:szCs w:val="18"/>
              </w:rPr>
            </w:pPr>
          </w:p>
        </w:tc>
        <w:tc>
          <w:tcPr>
            <w:shd w:val="clear" w:color="auto" w:fill="auto"/>
            <w:vAlign w:val="center"/>
          </w:tcPr>
          <w:p w14:paraId="000003E9">
            <w:pPr>
              <w:spacing w:before="40" w:after="40"/>
              <w:jc w:val="center"/>
              <w:rPr>
                <w:rFonts w:ascii="Arial" w:hAnsi="Arial" w:eastAsia="Arial" w:cs="Arial"/>
                <w:sz w:val="18"/>
                <w:szCs w:val="18"/>
              </w:rPr>
            </w:pPr>
          </w:p>
        </w:tc>
        <w:tc>
          <w:tcPr>
            <w:shd w:val="clear" w:color="auto" w:fill="auto"/>
            <w:vAlign w:val="center"/>
          </w:tcPr>
          <w:p w14:paraId="000003EA">
            <w:pPr>
              <w:spacing w:before="40" w:after="40"/>
              <w:jc w:val="center"/>
              <w:rPr>
                <w:rFonts w:ascii="Arial" w:hAnsi="Arial" w:eastAsia="Arial" w:cs="Arial"/>
                <w:sz w:val="18"/>
                <w:szCs w:val="18"/>
              </w:rPr>
            </w:pPr>
          </w:p>
        </w:tc>
        <w:tc>
          <w:tcPr>
            <w:shd w:val="clear" w:color="auto" w:fill="auto"/>
            <w:vAlign w:val="center"/>
          </w:tcPr>
          <w:p w14:paraId="000003EB">
            <w:pPr>
              <w:spacing w:before="40" w:after="40"/>
              <w:jc w:val="center"/>
              <w:rPr>
                <w:rFonts w:ascii="Arial" w:hAnsi="Arial" w:eastAsia="Arial" w:cs="Arial"/>
                <w:sz w:val="18"/>
                <w:szCs w:val="18"/>
              </w:rPr>
            </w:pPr>
          </w:p>
        </w:tc>
      </w:tr>
      <w:tr w14:paraId="5AD137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shd w:val="clear" w:color="auto" w:fill="auto"/>
            <w:vAlign w:val="center"/>
          </w:tcPr>
          <w:p w14:paraId="000003EC">
            <w:pPr>
              <w:spacing w:before="40" w:after="40"/>
              <w:rPr>
                <w:rFonts w:ascii="Arial" w:hAnsi="Arial" w:eastAsia="Arial" w:cs="Arial"/>
                <w:sz w:val="18"/>
                <w:szCs w:val="18"/>
              </w:rPr>
            </w:pPr>
            <w:r>
              <w:rPr>
                <w:rFonts w:ascii="Arial" w:hAnsi="Arial" w:eastAsia="Arial" w:cs="Arial"/>
                <w:sz w:val="18"/>
                <w:szCs w:val="18"/>
                <w:rtl w:val="0"/>
              </w:rPr>
              <w:t>Safety and Health in the Provision Meals               (MLC 2006)</w:t>
            </w:r>
          </w:p>
        </w:tc>
        <w:tc>
          <w:tcPr>
            <w:shd w:val="clear" w:color="auto" w:fill="auto"/>
            <w:vAlign w:val="center"/>
          </w:tcPr>
          <w:p w14:paraId="000003ED">
            <w:pPr>
              <w:spacing w:before="40" w:after="40"/>
              <w:jc w:val="center"/>
              <w:rPr>
                <w:rFonts w:ascii="Arial" w:hAnsi="Arial" w:eastAsia="Arial" w:cs="Arial"/>
                <w:sz w:val="18"/>
                <w:szCs w:val="18"/>
              </w:rPr>
            </w:pPr>
          </w:p>
        </w:tc>
        <w:tc>
          <w:tcPr>
            <w:shd w:val="clear" w:color="auto" w:fill="auto"/>
            <w:vAlign w:val="center"/>
          </w:tcPr>
          <w:p w14:paraId="000003EE">
            <w:pPr>
              <w:spacing w:before="40" w:after="40"/>
              <w:jc w:val="center"/>
              <w:rPr>
                <w:rFonts w:ascii="Arial" w:hAnsi="Arial" w:eastAsia="Arial" w:cs="Arial"/>
                <w:sz w:val="18"/>
                <w:szCs w:val="18"/>
              </w:rPr>
            </w:pPr>
          </w:p>
        </w:tc>
        <w:tc>
          <w:tcPr>
            <w:shd w:val="clear" w:color="auto" w:fill="auto"/>
            <w:vAlign w:val="center"/>
          </w:tcPr>
          <w:p w14:paraId="000003EF">
            <w:pPr>
              <w:spacing w:before="40" w:after="40"/>
              <w:jc w:val="center"/>
              <w:rPr>
                <w:rFonts w:ascii="Arial" w:hAnsi="Arial" w:eastAsia="Arial" w:cs="Arial"/>
                <w:sz w:val="18"/>
                <w:szCs w:val="18"/>
              </w:rPr>
            </w:pPr>
          </w:p>
        </w:tc>
        <w:tc>
          <w:tcPr>
            <w:shd w:val="clear" w:color="auto" w:fill="auto"/>
            <w:vAlign w:val="center"/>
          </w:tcPr>
          <w:p w14:paraId="000003F0">
            <w:pPr>
              <w:spacing w:before="40" w:after="40"/>
              <w:jc w:val="center"/>
              <w:rPr>
                <w:rFonts w:ascii="Arial" w:hAnsi="Arial" w:eastAsia="Arial" w:cs="Arial"/>
                <w:sz w:val="18"/>
                <w:szCs w:val="18"/>
              </w:rPr>
            </w:pPr>
          </w:p>
        </w:tc>
      </w:tr>
      <w:tr w14:paraId="5C71F6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shd w:val="clear" w:color="auto" w:fill="auto"/>
            <w:vAlign w:val="center"/>
          </w:tcPr>
          <w:p w14:paraId="000003F1">
            <w:pPr>
              <w:spacing w:before="40" w:after="40"/>
              <w:rPr>
                <w:rFonts w:ascii="Arial" w:hAnsi="Arial" w:eastAsia="Arial" w:cs="Arial"/>
                <w:sz w:val="18"/>
                <w:szCs w:val="18"/>
              </w:rPr>
            </w:pPr>
            <w:r>
              <w:rPr>
                <w:rFonts w:ascii="Arial" w:hAnsi="Arial" w:eastAsia="Arial" w:cs="Arial"/>
                <w:sz w:val="18"/>
                <w:szCs w:val="18"/>
                <w:rtl w:val="0"/>
              </w:rPr>
              <w:t>Food Storage and inventory Control                       (MLC 2006)</w:t>
            </w:r>
          </w:p>
        </w:tc>
        <w:tc>
          <w:tcPr>
            <w:shd w:val="clear" w:color="auto" w:fill="auto"/>
            <w:vAlign w:val="center"/>
          </w:tcPr>
          <w:p w14:paraId="000003F2">
            <w:pPr>
              <w:spacing w:before="40" w:after="40"/>
              <w:jc w:val="center"/>
              <w:rPr>
                <w:rFonts w:ascii="Arial" w:hAnsi="Arial" w:eastAsia="Arial" w:cs="Arial"/>
                <w:sz w:val="18"/>
                <w:szCs w:val="18"/>
              </w:rPr>
            </w:pPr>
          </w:p>
        </w:tc>
        <w:tc>
          <w:tcPr>
            <w:shd w:val="clear" w:color="auto" w:fill="auto"/>
            <w:vAlign w:val="center"/>
          </w:tcPr>
          <w:p w14:paraId="000003F3">
            <w:pPr>
              <w:spacing w:before="40" w:after="40"/>
              <w:jc w:val="center"/>
              <w:rPr>
                <w:rFonts w:ascii="Arial" w:hAnsi="Arial" w:eastAsia="Arial" w:cs="Arial"/>
                <w:sz w:val="18"/>
                <w:szCs w:val="18"/>
              </w:rPr>
            </w:pPr>
          </w:p>
        </w:tc>
        <w:tc>
          <w:tcPr>
            <w:shd w:val="clear" w:color="auto" w:fill="auto"/>
            <w:vAlign w:val="center"/>
          </w:tcPr>
          <w:p w14:paraId="000003F4">
            <w:pPr>
              <w:spacing w:before="40" w:after="40"/>
              <w:jc w:val="center"/>
              <w:rPr>
                <w:rFonts w:ascii="Arial" w:hAnsi="Arial" w:eastAsia="Arial" w:cs="Arial"/>
                <w:sz w:val="18"/>
                <w:szCs w:val="18"/>
              </w:rPr>
            </w:pPr>
          </w:p>
        </w:tc>
        <w:tc>
          <w:tcPr>
            <w:shd w:val="clear" w:color="auto" w:fill="auto"/>
            <w:vAlign w:val="center"/>
          </w:tcPr>
          <w:p w14:paraId="000003F5">
            <w:pPr>
              <w:spacing w:before="40" w:after="40"/>
              <w:jc w:val="center"/>
              <w:rPr>
                <w:rFonts w:ascii="Arial" w:hAnsi="Arial" w:eastAsia="Arial" w:cs="Arial"/>
                <w:sz w:val="18"/>
                <w:szCs w:val="18"/>
              </w:rPr>
            </w:pPr>
          </w:p>
        </w:tc>
      </w:tr>
      <w:tr w14:paraId="2C97F7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shd w:val="clear" w:color="auto" w:fill="auto"/>
            <w:vAlign w:val="center"/>
          </w:tcPr>
          <w:p w14:paraId="000003F6">
            <w:pPr>
              <w:spacing w:before="40" w:after="40"/>
              <w:rPr>
                <w:rFonts w:ascii="Arial" w:hAnsi="Arial" w:eastAsia="Arial" w:cs="Arial"/>
                <w:sz w:val="18"/>
                <w:szCs w:val="18"/>
              </w:rPr>
            </w:pPr>
            <w:r>
              <w:rPr>
                <w:rFonts w:ascii="Arial" w:hAnsi="Arial" w:eastAsia="Arial" w:cs="Arial"/>
                <w:sz w:val="18"/>
                <w:szCs w:val="18"/>
                <w:rtl w:val="0"/>
              </w:rPr>
              <w:t xml:space="preserve">Ships Cook Certificate                                            (MLC 2006) </w:t>
            </w:r>
          </w:p>
        </w:tc>
        <w:tc>
          <w:tcPr>
            <w:shd w:val="clear" w:color="auto" w:fill="auto"/>
            <w:vAlign w:val="center"/>
          </w:tcPr>
          <w:p w14:paraId="000003F7">
            <w:pPr>
              <w:spacing w:before="40" w:after="40"/>
              <w:jc w:val="center"/>
              <w:rPr>
                <w:rFonts w:ascii="Arial" w:hAnsi="Arial" w:eastAsia="Arial" w:cs="Arial"/>
                <w:sz w:val="18"/>
                <w:szCs w:val="18"/>
              </w:rPr>
            </w:pPr>
          </w:p>
        </w:tc>
        <w:tc>
          <w:tcPr>
            <w:shd w:val="clear" w:color="auto" w:fill="auto"/>
            <w:vAlign w:val="center"/>
          </w:tcPr>
          <w:p w14:paraId="000003F8">
            <w:pPr>
              <w:spacing w:before="40" w:after="40"/>
              <w:jc w:val="center"/>
              <w:rPr>
                <w:rFonts w:ascii="Arial" w:hAnsi="Arial" w:eastAsia="Arial" w:cs="Arial"/>
                <w:sz w:val="18"/>
                <w:szCs w:val="18"/>
              </w:rPr>
            </w:pPr>
          </w:p>
        </w:tc>
        <w:tc>
          <w:tcPr>
            <w:shd w:val="clear" w:color="auto" w:fill="auto"/>
            <w:vAlign w:val="center"/>
          </w:tcPr>
          <w:p w14:paraId="000003F9">
            <w:pPr>
              <w:spacing w:before="40" w:after="40"/>
              <w:jc w:val="center"/>
              <w:rPr>
                <w:rFonts w:ascii="Arial" w:hAnsi="Arial" w:eastAsia="Arial" w:cs="Arial"/>
                <w:sz w:val="18"/>
                <w:szCs w:val="18"/>
              </w:rPr>
            </w:pPr>
          </w:p>
        </w:tc>
        <w:tc>
          <w:tcPr>
            <w:shd w:val="clear" w:color="auto" w:fill="auto"/>
            <w:vAlign w:val="center"/>
          </w:tcPr>
          <w:p w14:paraId="000003FA">
            <w:pPr>
              <w:spacing w:before="40" w:after="40"/>
              <w:jc w:val="center"/>
              <w:rPr>
                <w:rFonts w:ascii="Arial" w:hAnsi="Arial" w:eastAsia="Arial" w:cs="Arial"/>
                <w:sz w:val="18"/>
                <w:szCs w:val="18"/>
              </w:rPr>
            </w:pPr>
            <w:r>
              <w:rPr>
                <w:rFonts w:ascii="Arial" w:hAnsi="Arial" w:eastAsia="Arial" w:cs="Arial"/>
                <w:sz w:val="18"/>
                <w:szCs w:val="18"/>
                <w:rtl w:val="0"/>
              </w:rPr>
              <w:t>EAMS / Alex.</w:t>
            </w:r>
          </w:p>
        </w:tc>
      </w:tr>
      <w:tr w14:paraId="7B432B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shd w:val="clear" w:color="auto" w:fill="auto"/>
            <w:vAlign w:val="center"/>
          </w:tcPr>
          <w:p w14:paraId="000003FB">
            <w:pPr>
              <w:spacing w:before="40" w:after="40"/>
              <w:rPr>
                <w:rFonts w:ascii="Arial" w:hAnsi="Arial" w:eastAsia="Arial" w:cs="Arial"/>
                <w:sz w:val="18"/>
                <w:szCs w:val="18"/>
              </w:rPr>
            </w:pPr>
            <w:r>
              <w:rPr>
                <w:rFonts w:ascii="Arial" w:hAnsi="Arial" w:eastAsia="Arial" w:cs="Arial"/>
                <w:sz w:val="18"/>
                <w:szCs w:val="18"/>
                <w:rtl w:val="0"/>
              </w:rPr>
              <w:t>Abel Seafarer Deck</w:t>
            </w:r>
          </w:p>
        </w:tc>
        <w:tc>
          <w:tcPr>
            <w:shd w:val="clear" w:color="auto" w:fill="auto"/>
            <w:vAlign w:val="center"/>
          </w:tcPr>
          <w:p w14:paraId="000003FC">
            <w:pPr>
              <w:spacing w:before="40" w:after="40"/>
              <w:jc w:val="center"/>
              <w:rPr>
                <w:rFonts w:ascii="Arial" w:hAnsi="Arial" w:eastAsia="Arial" w:cs="Arial"/>
                <w:sz w:val="18"/>
                <w:szCs w:val="18"/>
              </w:rPr>
            </w:pPr>
          </w:p>
        </w:tc>
        <w:tc>
          <w:tcPr>
            <w:shd w:val="clear" w:color="auto" w:fill="auto"/>
            <w:vAlign w:val="center"/>
          </w:tcPr>
          <w:p w14:paraId="000003FD">
            <w:pPr>
              <w:spacing w:before="40" w:after="40"/>
              <w:jc w:val="center"/>
              <w:rPr>
                <w:rFonts w:ascii="Arial" w:hAnsi="Arial" w:eastAsia="Arial" w:cs="Arial"/>
                <w:sz w:val="18"/>
                <w:szCs w:val="18"/>
              </w:rPr>
            </w:pPr>
          </w:p>
        </w:tc>
        <w:tc>
          <w:tcPr>
            <w:shd w:val="clear" w:color="auto" w:fill="auto"/>
            <w:vAlign w:val="center"/>
          </w:tcPr>
          <w:p w14:paraId="000003FE">
            <w:pPr>
              <w:spacing w:before="40" w:after="40"/>
              <w:jc w:val="center"/>
              <w:rPr>
                <w:rFonts w:ascii="Arial" w:hAnsi="Arial" w:eastAsia="Arial" w:cs="Arial"/>
                <w:sz w:val="18"/>
                <w:szCs w:val="18"/>
              </w:rPr>
            </w:pPr>
          </w:p>
        </w:tc>
        <w:tc>
          <w:tcPr>
            <w:shd w:val="clear" w:color="auto" w:fill="auto"/>
            <w:vAlign w:val="center"/>
          </w:tcPr>
          <w:p w14:paraId="000003FF">
            <w:pPr>
              <w:spacing w:before="40" w:after="40"/>
              <w:jc w:val="center"/>
              <w:rPr>
                <w:rFonts w:ascii="Arial" w:hAnsi="Arial" w:eastAsia="Arial" w:cs="Arial"/>
                <w:sz w:val="18"/>
                <w:szCs w:val="18"/>
              </w:rPr>
            </w:pPr>
          </w:p>
        </w:tc>
      </w:tr>
      <w:tr w14:paraId="5393D2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shd w:val="clear" w:color="auto" w:fill="auto"/>
            <w:vAlign w:val="center"/>
          </w:tcPr>
          <w:p w14:paraId="00000400">
            <w:pPr>
              <w:spacing w:before="40" w:after="40"/>
              <w:ind w:right="-82"/>
              <w:rPr>
                <w:rFonts w:ascii="Arial" w:hAnsi="Arial" w:eastAsia="Arial" w:cs="Arial"/>
                <w:sz w:val="18"/>
                <w:szCs w:val="18"/>
              </w:rPr>
            </w:pPr>
            <w:r>
              <w:rPr>
                <w:rFonts w:ascii="Arial" w:hAnsi="Arial" w:eastAsia="Arial" w:cs="Arial"/>
                <w:sz w:val="18"/>
                <w:szCs w:val="18"/>
                <w:rtl w:val="0"/>
              </w:rPr>
              <w:t>Proficiency for Abel Seafarer Deck                                  ( II/5 )</w:t>
            </w:r>
          </w:p>
        </w:tc>
        <w:tc>
          <w:tcPr>
            <w:shd w:val="clear" w:color="auto" w:fill="auto"/>
            <w:vAlign w:val="center"/>
          </w:tcPr>
          <w:p w14:paraId="00000401">
            <w:pPr>
              <w:spacing w:before="40" w:after="40"/>
              <w:jc w:val="center"/>
              <w:rPr>
                <w:rFonts w:ascii="Arial" w:hAnsi="Arial" w:eastAsia="Arial" w:cs="Arial"/>
                <w:sz w:val="18"/>
                <w:szCs w:val="18"/>
              </w:rPr>
            </w:pPr>
          </w:p>
        </w:tc>
        <w:tc>
          <w:tcPr>
            <w:shd w:val="clear" w:color="auto" w:fill="auto"/>
            <w:vAlign w:val="center"/>
          </w:tcPr>
          <w:p w14:paraId="00000402">
            <w:pPr>
              <w:spacing w:before="40" w:after="40"/>
              <w:jc w:val="center"/>
              <w:rPr>
                <w:rFonts w:ascii="Arial" w:hAnsi="Arial" w:eastAsia="Arial" w:cs="Arial"/>
                <w:sz w:val="18"/>
                <w:szCs w:val="18"/>
              </w:rPr>
            </w:pPr>
          </w:p>
        </w:tc>
        <w:tc>
          <w:tcPr>
            <w:shd w:val="clear" w:color="auto" w:fill="auto"/>
            <w:vAlign w:val="center"/>
          </w:tcPr>
          <w:p w14:paraId="00000403">
            <w:pPr>
              <w:spacing w:before="40" w:after="40"/>
              <w:jc w:val="center"/>
              <w:rPr>
                <w:rFonts w:ascii="Arial" w:hAnsi="Arial" w:eastAsia="Arial" w:cs="Arial"/>
                <w:sz w:val="18"/>
                <w:szCs w:val="18"/>
              </w:rPr>
            </w:pPr>
          </w:p>
        </w:tc>
        <w:tc>
          <w:tcPr>
            <w:shd w:val="clear" w:color="auto" w:fill="auto"/>
            <w:vAlign w:val="center"/>
          </w:tcPr>
          <w:p w14:paraId="00000404">
            <w:pPr>
              <w:spacing w:before="40" w:after="40"/>
              <w:jc w:val="center"/>
              <w:rPr>
                <w:rFonts w:ascii="Arial" w:hAnsi="Arial" w:eastAsia="Arial" w:cs="Arial"/>
                <w:sz w:val="18"/>
                <w:szCs w:val="18"/>
              </w:rPr>
            </w:pPr>
            <w:r>
              <w:rPr>
                <w:rFonts w:ascii="Arial" w:hAnsi="Arial" w:eastAsia="Arial" w:cs="Arial"/>
                <w:sz w:val="18"/>
                <w:szCs w:val="18"/>
                <w:rtl w:val="0"/>
              </w:rPr>
              <w:t>EAMS / Alex.</w:t>
            </w:r>
          </w:p>
        </w:tc>
      </w:tr>
      <w:tr w14:paraId="263812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shd w:val="clear" w:color="auto" w:fill="auto"/>
            <w:vAlign w:val="center"/>
          </w:tcPr>
          <w:p w14:paraId="00000405">
            <w:pPr>
              <w:spacing w:before="40" w:after="40"/>
              <w:rPr>
                <w:rFonts w:ascii="Arial" w:hAnsi="Arial" w:eastAsia="Arial" w:cs="Arial"/>
                <w:sz w:val="18"/>
                <w:szCs w:val="18"/>
              </w:rPr>
            </w:pPr>
            <w:r>
              <w:rPr>
                <w:rFonts w:ascii="Arial" w:hAnsi="Arial" w:eastAsia="Arial" w:cs="Arial"/>
                <w:sz w:val="18"/>
                <w:szCs w:val="18"/>
                <w:rtl w:val="0"/>
              </w:rPr>
              <w:t>Engineering Watch keeping</w:t>
            </w:r>
          </w:p>
        </w:tc>
        <w:tc>
          <w:tcPr>
            <w:shd w:val="clear" w:color="auto" w:fill="auto"/>
            <w:vAlign w:val="center"/>
          </w:tcPr>
          <w:p w14:paraId="00000406">
            <w:pPr>
              <w:spacing w:before="40" w:after="40"/>
              <w:jc w:val="center"/>
              <w:rPr>
                <w:rFonts w:ascii="Arial" w:hAnsi="Arial" w:eastAsia="Arial" w:cs="Arial"/>
                <w:sz w:val="18"/>
                <w:szCs w:val="18"/>
              </w:rPr>
            </w:pPr>
          </w:p>
        </w:tc>
        <w:tc>
          <w:tcPr>
            <w:shd w:val="clear" w:color="auto" w:fill="auto"/>
            <w:vAlign w:val="center"/>
          </w:tcPr>
          <w:p w14:paraId="00000407">
            <w:pPr>
              <w:spacing w:before="40" w:after="40"/>
              <w:jc w:val="center"/>
              <w:rPr>
                <w:rFonts w:ascii="Arial" w:hAnsi="Arial" w:eastAsia="Arial" w:cs="Arial"/>
                <w:sz w:val="18"/>
                <w:szCs w:val="18"/>
              </w:rPr>
            </w:pPr>
          </w:p>
        </w:tc>
        <w:tc>
          <w:tcPr>
            <w:shd w:val="clear" w:color="auto" w:fill="auto"/>
            <w:vAlign w:val="center"/>
          </w:tcPr>
          <w:p w14:paraId="00000408">
            <w:pPr>
              <w:spacing w:before="40" w:after="40"/>
              <w:jc w:val="center"/>
              <w:rPr>
                <w:rFonts w:ascii="Arial" w:hAnsi="Arial" w:eastAsia="Arial" w:cs="Arial"/>
                <w:sz w:val="18"/>
                <w:szCs w:val="18"/>
              </w:rPr>
            </w:pPr>
          </w:p>
        </w:tc>
        <w:tc>
          <w:tcPr>
            <w:shd w:val="clear" w:color="auto" w:fill="auto"/>
            <w:vAlign w:val="center"/>
          </w:tcPr>
          <w:p w14:paraId="00000409">
            <w:pPr>
              <w:spacing w:before="40" w:after="40"/>
              <w:jc w:val="center"/>
              <w:rPr>
                <w:rFonts w:ascii="Arial" w:hAnsi="Arial" w:eastAsia="Arial" w:cs="Arial"/>
                <w:sz w:val="18"/>
                <w:szCs w:val="18"/>
              </w:rPr>
            </w:pPr>
            <w:r>
              <w:rPr>
                <w:rFonts w:ascii="Arial" w:hAnsi="Arial" w:eastAsia="Arial" w:cs="Arial"/>
                <w:sz w:val="18"/>
                <w:szCs w:val="18"/>
                <w:rtl w:val="0"/>
              </w:rPr>
              <w:t>EAMS / Alex.</w:t>
            </w:r>
          </w:p>
        </w:tc>
      </w:tr>
      <w:tr w14:paraId="36115C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shd w:val="clear" w:color="auto" w:fill="auto"/>
            <w:vAlign w:val="center"/>
          </w:tcPr>
          <w:p w14:paraId="0000040A">
            <w:pPr>
              <w:spacing w:before="40" w:after="40"/>
              <w:rPr>
                <w:rFonts w:ascii="Arial" w:hAnsi="Arial" w:eastAsia="Arial" w:cs="Arial"/>
                <w:sz w:val="18"/>
                <w:szCs w:val="18"/>
              </w:rPr>
            </w:pPr>
            <w:r>
              <w:rPr>
                <w:rFonts w:ascii="Arial" w:hAnsi="Arial" w:eastAsia="Arial" w:cs="Arial"/>
                <w:sz w:val="18"/>
                <w:szCs w:val="18"/>
                <w:rtl w:val="0"/>
              </w:rPr>
              <w:t xml:space="preserve">Proficiency for Rating forming part  of a watch in engine room  </w:t>
            </w:r>
          </w:p>
        </w:tc>
        <w:tc>
          <w:tcPr>
            <w:shd w:val="clear" w:color="auto" w:fill="auto"/>
            <w:vAlign w:val="center"/>
          </w:tcPr>
          <w:p w14:paraId="0000040B">
            <w:pPr>
              <w:spacing w:before="40" w:after="40"/>
              <w:jc w:val="center"/>
              <w:rPr>
                <w:rFonts w:ascii="Arial" w:hAnsi="Arial" w:eastAsia="Arial" w:cs="Arial"/>
                <w:sz w:val="18"/>
                <w:szCs w:val="18"/>
              </w:rPr>
            </w:pPr>
          </w:p>
        </w:tc>
        <w:tc>
          <w:tcPr>
            <w:shd w:val="clear" w:color="auto" w:fill="auto"/>
            <w:vAlign w:val="center"/>
          </w:tcPr>
          <w:p w14:paraId="0000040C">
            <w:pPr>
              <w:spacing w:before="40" w:after="40"/>
              <w:jc w:val="center"/>
              <w:rPr>
                <w:rFonts w:ascii="Arial" w:hAnsi="Arial" w:eastAsia="Arial" w:cs="Arial"/>
                <w:sz w:val="18"/>
                <w:szCs w:val="18"/>
              </w:rPr>
            </w:pPr>
          </w:p>
        </w:tc>
        <w:tc>
          <w:tcPr>
            <w:shd w:val="clear" w:color="auto" w:fill="auto"/>
            <w:vAlign w:val="center"/>
          </w:tcPr>
          <w:p w14:paraId="0000040D">
            <w:pPr>
              <w:spacing w:before="40" w:after="40"/>
              <w:jc w:val="center"/>
              <w:rPr>
                <w:rFonts w:ascii="Arial" w:hAnsi="Arial" w:eastAsia="Arial" w:cs="Arial"/>
                <w:sz w:val="18"/>
                <w:szCs w:val="18"/>
              </w:rPr>
            </w:pPr>
          </w:p>
        </w:tc>
        <w:tc>
          <w:tcPr>
            <w:shd w:val="clear" w:color="auto" w:fill="auto"/>
            <w:vAlign w:val="center"/>
          </w:tcPr>
          <w:p w14:paraId="0000040E">
            <w:pPr>
              <w:spacing w:before="40" w:after="40"/>
              <w:jc w:val="center"/>
              <w:rPr>
                <w:rFonts w:ascii="Arial" w:hAnsi="Arial" w:eastAsia="Arial" w:cs="Arial"/>
                <w:sz w:val="18"/>
                <w:szCs w:val="18"/>
              </w:rPr>
            </w:pPr>
          </w:p>
        </w:tc>
      </w:tr>
      <w:tr w14:paraId="0EF8F7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shd w:val="clear" w:color="auto" w:fill="auto"/>
            <w:vAlign w:val="center"/>
          </w:tcPr>
          <w:p w14:paraId="0000040F">
            <w:pPr>
              <w:spacing w:before="40" w:after="40"/>
              <w:rPr>
                <w:rFonts w:ascii="Arial" w:hAnsi="Arial" w:eastAsia="Arial" w:cs="Arial"/>
                <w:sz w:val="18"/>
                <w:szCs w:val="18"/>
              </w:rPr>
            </w:pPr>
            <w:r>
              <w:rPr>
                <w:rFonts w:ascii="Arial" w:hAnsi="Arial" w:eastAsia="Arial" w:cs="Arial"/>
                <w:sz w:val="18"/>
                <w:szCs w:val="18"/>
                <w:rtl w:val="0"/>
              </w:rPr>
              <w:t>Abel Seafarer Engine</w:t>
            </w:r>
          </w:p>
        </w:tc>
        <w:tc>
          <w:tcPr>
            <w:shd w:val="clear" w:color="auto" w:fill="auto"/>
            <w:vAlign w:val="center"/>
          </w:tcPr>
          <w:p w14:paraId="00000410">
            <w:pPr>
              <w:spacing w:before="40" w:after="40"/>
              <w:jc w:val="center"/>
              <w:rPr>
                <w:rFonts w:ascii="Arial" w:hAnsi="Arial" w:eastAsia="Arial" w:cs="Arial"/>
                <w:sz w:val="18"/>
                <w:szCs w:val="18"/>
              </w:rPr>
            </w:pPr>
          </w:p>
        </w:tc>
        <w:tc>
          <w:tcPr>
            <w:shd w:val="clear" w:color="auto" w:fill="auto"/>
            <w:vAlign w:val="center"/>
          </w:tcPr>
          <w:p w14:paraId="00000411">
            <w:pPr>
              <w:spacing w:before="40" w:after="40"/>
              <w:jc w:val="center"/>
              <w:rPr>
                <w:rFonts w:ascii="Arial" w:hAnsi="Arial" w:eastAsia="Arial" w:cs="Arial"/>
                <w:sz w:val="18"/>
                <w:szCs w:val="18"/>
              </w:rPr>
            </w:pPr>
          </w:p>
        </w:tc>
        <w:tc>
          <w:tcPr>
            <w:shd w:val="clear" w:color="auto" w:fill="auto"/>
            <w:vAlign w:val="center"/>
          </w:tcPr>
          <w:p w14:paraId="00000412">
            <w:pPr>
              <w:spacing w:before="40" w:after="40"/>
              <w:jc w:val="center"/>
              <w:rPr>
                <w:rFonts w:ascii="Arial" w:hAnsi="Arial" w:eastAsia="Arial" w:cs="Arial"/>
                <w:sz w:val="18"/>
                <w:szCs w:val="18"/>
              </w:rPr>
            </w:pPr>
          </w:p>
        </w:tc>
        <w:tc>
          <w:tcPr>
            <w:shd w:val="clear" w:color="auto" w:fill="auto"/>
            <w:vAlign w:val="center"/>
          </w:tcPr>
          <w:p w14:paraId="00000413">
            <w:pPr>
              <w:spacing w:before="40" w:after="40"/>
              <w:jc w:val="center"/>
              <w:rPr>
                <w:rFonts w:ascii="Arial" w:hAnsi="Arial" w:eastAsia="Arial" w:cs="Arial"/>
                <w:sz w:val="18"/>
                <w:szCs w:val="18"/>
              </w:rPr>
            </w:pPr>
          </w:p>
        </w:tc>
      </w:tr>
      <w:tr w14:paraId="431C5B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shd w:val="clear" w:color="auto" w:fill="auto"/>
            <w:vAlign w:val="center"/>
          </w:tcPr>
          <w:p w14:paraId="00000414">
            <w:pPr>
              <w:spacing w:before="40" w:after="40"/>
              <w:rPr>
                <w:rFonts w:ascii="Arial" w:hAnsi="Arial" w:eastAsia="Arial" w:cs="Arial"/>
                <w:sz w:val="18"/>
                <w:szCs w:val="18"/>
              </w:rPr>
            </w:pPr>
            <w:r>
              <w:rPr>
                <w:rFonts w:ascii="Arial" w:hAnsi="Arial" w:eastAsia="Arial" w:cs="Arial"/>
                <w:sz w:val="18"/>
                <w:szCs w:val="18"/>
                <w:rtl w:val="0"/>
              </w:rPr>
              <w:t>Proficiency for Abel Seafarer Engine                              ( III/5 )</w:t>
            </w:r>
          </w:p>
        </w:tc>
        <w:tc>
          <w:tcPr>
            <w:shd w:val="clear" w:color="auto" w:fill="auto"/>
            <w:vAlign w:val="center"/>
          </w:tcPr>
          <w:p w14:paraId="00000415">
            <w:pPr>
              <w:spacing w:before="40" w:after="40"/>
              <w:jc w:val="center"/>
              <w:rPr>
                <w:rFonts w:ascii="Arial" w:hAnsi="Arial" w:eastAsia="Arial" w:cs="Arial"/>
                <w:sz w:val="18"/>
                <w:szCs w:val="18"/>
              </w:rPr>
            </w:pPr>
          </w:p>
        </w:tc>
        <w:tc>
          <w:tcPr>
            <w:shd w:val="clear" w:color="auto" w:fill="auto"/>
            <w:vAlign w:val="center"/>
          </w:tcPr>
          <w:p w14:paraId="00000416">
            <w:pPr>
              <w:spacing w:before="40" w:after="40"/>
              <w:jc w:val="center"/>
              <w:rPr>
                <w:rFonts w:ascii="Arial" w:hAnsi="Arial" w:eastAsia="Arial" w:cs="Arial"/>
                <w:sz w:val="18"/>
                <w:szCs w:val="18"/>
              </w:rPr>
            </w:pPr>
          </w:p>
        </w:tc>
        <w:tc>
          <w:tcPr>
            <w:shd w:val="clear" w:color="auto" w:fill="auto"/>
            <w:vAlign w:val="center"/>
          </w:tcPr>
          <w:p w14:paraId="00000417">
            <w:pPr>
              <w:spacing w:before="40" w:after="40"/>
              <w:jc w:val="center"/>
              <w:rPr>
                <w:rFonts w:ascii="Arial" w:hAnsi="Arial" w:eastAsia="Arial" w:cs="Arial"/>
                <w:sz w:val="18"/>
                <w:szCs w:val="18"/>
              </w:rPr>
            </w:pPr>
          </w:p>
        </w:tc>
        <w:tc>
          <w:tcPr>
            <w:shd w:val="clear" w:color="auto" w:fill="auto"/>
            <w:vAlign w:val="center"/>
          </w:tcPr>
          <w:p w14:paraId="00000418">
            <w:pPr>
              <w:spacing w:before="40" w:after="40"/>
              <w:jc w:val="center"/>
              <w:rPr>
                <w:rFonts w:ascii="Arial" w:hAnsi="Arial" w:eastAsia="Arial" w:cs="Arial"/>
                <w:sz w:val="18"/>
                <w:szCs w:val="18"/>
              </w:rPr>
            </w:pPr>
            <w:r>
              <w:rPr>
                <w:rFonts w:ascii="Arial" w:hAnsi="Arial" w:eastAsia="Arial" w:cs="Arial"/>
                <w:sz w:val="18"/>
                <w:szCs w:val="18"/>
                <w:rtl w:val="0"/>
              </w:rPr>
              <w:t>EAMS / Alex.</w:t>
            </w:r>
          </w:p>
        </w:tc>
      </w:tr>
      <w:tr w14:paraId="738DCB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shd w:val="clear" w:color="auto" w:fill="auto"/>
            <w:vAlign w:val="center"/>
          </w:tcPr>
          <w:p w14:paraId="00000419">
            <w:pPr>
              <w:spacing w:before="40" w:after="40"/>
              <w:rPr>
                <w:rFonts w:ascii="Arial" w:hAnsi="Arial" w:eastAsia="Arial" w:cs="Arial"/>
                <w:sz w:val="18"/>
                <w:szCs w:val="18"/>
              </w:rPr>
            </w:pPr>
            <w:r>
              <w:rPr>
                <w:rFonts w:ascii="Arial" w:hAnsi="Arial" w:eastAsia="Arial" w:cs="Arial"/>
                <w:sz w:val="18"/>
                <w:szCs w:val="18"/>
                <w:rtl w:val="0"/>
              </w:rPr>
              <w:t xml:space="preserve">Electro Technical Rating </w:t>
            </w:r>
          </w:p>
        </w:tc>
        <w:tc>
          <w:tcPr>
            <w:shd w:val="clear" w:color="auto" w:fill="auto"/>
            <w:vAlign w:val="center"/>
          </w:tcPr>
          <w:p w14:paraId="0000041A">
            <w:pPr>
              <w:spacing w:before="40" w:after="40"/>
              <w:jc w:val="center"/>
              <w:rPr>
                <w:rFonts w:ascii="Arial" w:hAnsi="Arial" w:eastAsia="Arial" w:cs="Arial"/>
                <w:sz w:val="18"/>
                <w:szCs w:val="18"/>
              </w:rPr>
            </w:pPr>
          </w:p>
        </w:tc>
        <w:tc>
          <w:tcPr>
            <w:shd w:val="clear" w:color="auto" w:fill="auto"/>
            <w:vAlign w:val="center"/>
          </w:tcPr>
          <w:p w14:paraId="0000041B">
            <w:pPr>
              <w:spacing w:before="40" w:after="40"/>
              <w:jc w:val="center"/>
              <w:rPr>
                <w:rFonts w:ascii="Arial" w:hAnsi="Arial" w:eastAsia="Arial" w:cs="Arial"/>
                <w:sz w:val="18"/>
                <w:szCs w:val="18"/>
              </w:rPr>
            </w:pPr>
          </w:p>
        </w:tc>
        <w:tc>
          <w:tcPr>
            <w:shd w:val="clear" w:color="auto" w:fill="auto"/>
            <w:vAlign w:val="center"/>
          </w:tcPr>
          <w:p w14:paraId="0000041C">
            <w:pPr>
              <w:spacing w:before="40" w:after="40"/>
              <w:jc w:val="center"/>
              <w:rPr>
                <w:rFonts w:ascii="Arial" w:hAnsi="Arial" w:eastAsia="Arial" w:cs="Arial"/>
                <w:sz w:val="18"/>
                <w:szCs w:val="18"/>
              </w:rPr>
            </w:pPr>
          </w:p>
        </w:tc>
        <w:tc>
          <w:tcPr>
            <w:shd w:val="clear" w:color="auto" w:fill="auto"/>
            <w:vAlign w:val="center"/>
          </w:tcPr>
          <w:p w14:paraId="0000041D">
            <w:pPr>
              <w:spacing w:before="40" w:after="40"/>
              <w:jc w:val="center"/>
              <w:rPr>
                <w:rFonts w:ascii="Arial" w:hAnsi="Arial" w:eastAsia="Arial" w:cs="Arial"/>
                <w:sz w:val="18"/>
                <w:szCs w:val="18"/>
              </w:rPr>
            </w:pPr>
          </w:p>
        </w:tc>
      </w:tr>
      <w:tr w14:paraId="344E21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shd w:val="clear" w:color="auto" w:fill="auto"/>
            <w:vAlign w:val="center"/>
          </w:tcPr>
          <w:p w14:paraId="0000041E">
            <w:pPr>
              <w:spacing w:before="40" w:after="40"/>
              <w:rPr>
                <w:rFonts w:ascii="Arial" w:hAnsi="Arial" w:eastAsia="Arial" w:cs="Arial"/>
                <w:sz w:val="18"/>
                <w:szCs w:val="18"/>
              </w:rPr>
            </w:pPr>
            <w:r>
              <w:rPr>
                <w:rFonts w:ascii="Arial" w:hAnsi="Arial" w:eastAsia="Arial" w:cs="Arial"/>
                <w:sz w:val="18"/>
                <w:szCs w:val="18"/>
                <w:rtl w:val="0"/>
              </w:rPr>
              <w:t>Proficiency for Electro Technical rating                           ( III/7 )</w:t>
            </w:r>
          </w:p>
        </w:tc>
        <w:tc>
          <w:tcPr>
            <w:shd w:val="clear" w:color="auto" w:fill="auto"/>
            <w:vAlign w:val="center"/>
          </w:tcPr>
          <w:p w14:paraId="0000041F">
            <w:pPr>
              <w:spacing w:before="40" w:after="40"/>
              <w:jc w:val="center"/>
              <w:rPr>
                <w:rFonts w:ascii="Arial" w:hAnsi="Arial" w:eastAsia="Arial" w:cs="Arial"/>
                <w:sz w:val="18"/>
                <w:szCs w:val="18"/>
              </w:rPr>
            </w:pPr>
          </w:p>
        </w:tc>
        <w:tc>
          <w:tcPr>
            <w:shd w:val="clear" w:color="auto" w:fill="auto"/>
            <w:vAlign w:val="center"/>
          </w:tcPr>
          <w:p w14:paraId="00000420">
            <w:pPr>
              <w:spacing w:before="40" w:after="40"/>
              <w:jc w:val="center"/>
              <w:rPr>
                <w:rFonts w:ascii="Arial" w:hAnsi="Arial" w:eastAsia="Arial" w:cs="Arial"/>
                <w:sz w:val="18"/>
                <w:szCs w:val="18"/>
              </w:rPr>
            </w:pPr>
          </w:p>
        </w:tc>
        <w:tc>
          <w:tcPr>
            <w:shd w:val="clear" w:color="auto" w:fill="auto"/>
            <w:vAlign w:val="center"/>
          </w:tcPr>
          <w:p w14:paraId="00000421">
            <w:pPr>
              <w:spacing w:before="40" w:after="40"/>
              <w:jc w:val="center"/>
              <w:rPr>
                <w:rFonts w:ascii="Arial" w:hAnsi="Arial" w:eastAsia="Arial" w:cs="Arial"/>
                <w:sz w:val="18"/>
                <w:szCs w:val="18"/>
              </w:rPr>
            </w:pPr>
          </w:p>
        </w:tc>
        <w:tc>
          <w:tcPr>
            <w:shd w:val="clear" w:color="auto" w:fill="auto"/>
            <w:vAlign w:val="center"/>
          </w:tcPr>
          <w:p w14:paraId="00000422">
            <w:pPr>
              <w:spacing w:before="40" w:after="40"/>
              <w:jc w:val="center"/>
              <w:rPr>
                <w:rFonts w:ascii="Arial" w:hAnsi="Arial" w:eastAsia="Arial" w:cs="Arial"/>
                <w:sz w:val="18"/>
                <w:szCs w:val="18"/>
              </w:rPr>
            </w:pPr>
            <w:r>
              <w:rPr>
                <w:rFonts w:ascii="Arial" w:hAnsi="Arial" w:eastAsia="Arial" w:cs="Arial"/>
                <w:sz w:val="18"/>
                <w:szCs w:val="18"/>
                <w:rtl w:val="0"/>
              </w:rPr>
              <w:t>EAMS / Alex.</w:t>
            </w:r>
          </w:p>
        </w:tc>
      </w:tr>
      <w:tr w14:paraId="31446F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shd w:val="clear" w:color="auto" w:fill="auto"/>
            <w:vAlign w:val="center"/>
          </w:tcPr>
          <w:p w14:paraId="00000423">
            <w:pPr>
              <w:spacing w:before="40" w:after="40"/>
              <w:rPr>
                <w:rFonts w:ascii="Arial" w:hAnsi="Arial" w:eastAsia="Arial" w:cs="Arial"/>
                <w:sz w:val="18"/>
                <w:szCs w:val="18"/>
              </w:rPr>
            </w:pPr>
            <w:r>
              <w:rPr>
                <w:rFonts w:ascii="Arial" w:hAnsi="Arial" w:eastAsia="Arial" w:cs="Arial"/>
                <w:sz w:val="18"/>
                <w:szCs w:val="18"/>
                <w:rtl w:val="0"/>
              </w:rPr>
              <w:t>D.p. induction/ d.p. advanced</w:t>
            </w:r>
          </w:p>
        </w:tc>
        <w:tc>
          <w:tcPr>
            <w:shd w:val="clear" w:color="auto" w:fill="auto"/>
            <w:vAlign w:val="center"/>
          </w:tcPr>
          <w:p w14:paraId="00000424">
            <w:pPr>
              <w:spacing w:before="40" w:after="40"/>
              <w:jc w:val="center"/>
              <w:rPr>
                <w:rFonts w:ascii="Arial" w:hAnsi="Arial" w:eastAsia="Arial" w:cs="Arial"/>
                <w:sz w:val="18"/>
                <w:szCs w:val="18"/>
              </w:rPr>
            </w:pPr>
          </w:p>
        </w:tc>
        <w:tc>
          <w:tcPr>
            <w:shd w:val="clear" w:color="auto" w:fill="auto"/>
            <w:vAlign w:val="center"/>
          </w:tcPr>
          <w:p w14:paraId="00000425">
            <w:pPr>
              <w:spacing w:before="40" w:after="40"/>
              <w:jc w:val="center"/>
              <w:rPr>
                <w:rFonts w:ascii="Arial" w:hAnsi="Arial" w:eastAsia="Arial" w:cs="Arial"/>
                <w:sz w:val="18"/>
                <w:szCs w:val="18"/>
              </w:rPr>
            </w:pPr>
          </w:p>
        </w:tc>
        <w:tc>
          <w:tcPr>
            <w:shd w:val="clear" w:color="auto" w:fill="auto"/>
            <w:vAlign w:val="center"/>
          </w:tcPr>
          <w:p w14:paraId="00000426">
            <w:pPr>
              <w:spacing w:before="40" w:after="40"/>
              <w:jc w:val="center"/>
              <w:rPr>
                <w:rFonts w:ascii="Arial" w:hAnsi="Arial" w:eastAsia="Arial" w:cs="Arial"/>
                <w:sz w:val="18"/>
                <w:szCs w:val="18"/>
              </w:rPr>
            </w:pPr>
          </w:p>
        </w:tc>
        <w:tc>
          <w:tcPr>
            <w:shd w:val="clear" w:color="auto" w:fill="auto"/>
            <w:vAlign w:val="center"/>
          </w:tcPr>
          <w:p w14:paraId="00000427">
            <w:pPr>
              <w:spacing w:before="40" w:after="40"/>
              <w:jc w:val="center"/>
              <w:rPr>
                <w:rFonts w:ascii="Arial" w:hAnsi="Arial" w:eastAsia="Arial" w:cs="Arial"/>
                <w:sz w:val="18"/>
                <w:szCs w:val="18"/>
              </w:rPr>
            </w:pPr>
          </w:p>
        </w:tc>
      </w:tr>
      <w:tr w14:paraId="64D9FA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shd w:val="clear" w:color="auto" w:fill="auto"/>
            <w:vAlign w:val="center"/>
          </w:tcPr>
          <w:p w14:paraId="00000428">
            <w:pPr>
              <w:spacing w:before="40" w:after="40"/>
              <w:rPr>
                <w:rFonts w:ascii="Arial" w:hAnsi="Arial" w:eastAsia="Arial" w:cs="Arial"/>
                <w:sz w:val="18"/>
                <w:szCs w:val="18"/>
              </w:rPr>
            </w:pPr>
            <w:r>
              <w:rPr>
                <w:rFonts w:ascii="Arial" w:hAnsi="Arial" w:eastAsia="Arial" w:cs="Arial"/>
                <w:sz w:val="18"/>
                <w:szCs w:val="18"/>
                <w:rtl w:val="0"/>
              </w:rPr>
              <w:t>D.p. operator (unlimited)</w:t>
            </w:r>
          </w:p>
        </w:tc>
        <w:tc>
          <w:tcPr>
            <w:shd w:val="clear" w:color="auto" w:fill="auto"/>
            <w:vAlign w:val="center"/>
          </w:tcPr>
          <w:p w14:paraId="00000429">
            <w:pPr>
              <w:spacing w:before="40" w:after="40"/>
              <w:jc w:val="center"/>
              <w:rPr>
                <w:rFonts w:ascii="Arial" w:hAnsi="Arial" w:eastAsia="Arial" w:cs="Arial"/>
                <w:sz w:val="18"/>
                <w:szCs w:val="18"/>
              </w:rPr>
            </w:pPr>
          </w:p>
        </w:tc>
        <w:tc>
          <w:tcPr>
            <w:shd w:val="clear" w:color="auto" w:fill="auto"/>
            <w:vAlign w:val="center"/>
          </w:tcPr>
          <w:p w14:paraId="0000042A">
            <w:pPr>
              <w:spacing w:before="40" w:after="40"/>
              <w:jc w:val="center"/>
              <w:rPr>
                <w:rFonts w:ascii="Arial" w:hAnsi="Arial" w:eastAsia="Arial" w:cs="Arial"/>
                <w:sz w:val="18"/>
                <w:szCs w:val="18"/>
              </w:rPr>
            </w:pPr>
          </w:p>
        </w:tc>
        <w:tc>
          <w:tcPr>
            <w:shd w:val="clear" w:color="auto" w:fill="auto"/>
            <w:vAlign w:val="center"/>
          </w:tcPr>
          <w:p w14:paraId="0000042B">
            <w:pPr>
              <w:spacing w:before="40" w:after="40"/>
              <w:jc w:val="center"/>
              <w:rPr>
                <w:rFonts w:ascii="Arial" w:hAnsi="Arial" w:eastAsia="Arial" w:cs="Arial"/>
                <w:sz w:val="18"/>
                <w:szCs w:val="18"/>
              </w:rPr>
            </w:pPr>
          </w:p>
        </w:tc>
        <w:tc>
          <w:tcPr>
            <w:shd w:val="clear" w:color="auto" w:fill="auto"/>
            <w:vAlign w:val="center"/>
          </w:tcPr>
          <w:p w14:paraId="0000042C">
            <w:pPr>
              <w:spacing w:before="40" w:after="40"/>
              <w:jc w:val="center"/>
              <w:rPr>
                <w:rFonts w:ascii="Arial" w:hAnsi="Arial" w:eastAsia="Arial" w:cs="Arial"/>
                <w:sz w:val="18"/>
                <w:szCs w:val="18"/>
              </w:rPr>
            </w:pPr>
          </w:p>
        </w:tc>
      </w:tr>
      <w:tr w14:paraId="20FD44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shd w:val="clear" w:color="auto" w:fill="auto"/>
            <w:vAlign w:val="center"/>
          </w:tcPr>
          <w:p w14:paraId="0000042D">
            <w:pPr>
              <w:spacing w:before="40" w:after="40"/>
              <w:rPr>
                <w:rFonts w:ascii="Arial" w:hAnsi="Arial" w:eastAsia="Arial" w:cs="Arial"/>
                <w:sz w:val="18"/>
                <w:szCs w:val="18"/>
              </w:rPr>
            </w:pPr>
            <w:r>
              <w:rPr>
                <w:rFonts w:ascii="Arial" w:hAnsi="Arial" w:eastAsia="Arial" w:cs="Arial"/>
                <w:sz w:val="18"/>
                <w:szCs w:val="18"/>
                <w:rtl w:val="0"/>
              </w:rPr>
              <w:t xml:space="preserve">Others </w:t>
            </w:r>
          </w:p>
        </w:tc>
        <w:tc>
          <w:tcPr>
            <w:shd w:val="clear" w:color="auto" w:fill="auto"/>
            <w:vAlign w:val="center"/>
          </w:tcPr>
          <w:p w14:paraId="0000042E">
            <w:pPr>
              <w:spacing w:before="40" w:after="40"/>
              <w:jc w:val="center"/>
              <w:rPr>
                <w:rFonts w:ascii="Arial" w:hAnsi="Arial" w:eastAsia="Arial" w:cs="Arial"/>
                <w:sz w:val="18"/>
                <w:szCs w:val="18"/>
              </w:rPr>
            </w:pPr>
          </w:p>
        </w:tc>
        <w:tc>
          <w:tcPr>
            <w:shd w:val="clear" w:color="auto" w:fill="auto"/>
            <w:vAlign w:val="center"/>
          </w:tcPr>
          <w:p w14:paraId="0000042F">
            <w:pPr>
              <w:spacing w:before="40" w:after="40"/>
              <w:jc w:val="center"/>
              <w:rPr>
                <w:rFonts w:ascii="Arial" w:hAnsi="Arial" w:eastAsia="Arial" w:cs="Arial"/>
                <w:sz w:val="18"/>
                <w:szCs w:val="18"/>
              </w:rPr>
            </w:pPr>
          </w:p>
        </w:tc>
        <w:tc>
          <w:tcPr>
            <w:shd w:val="clear" w:color="auto" w:fill="auto"/>
            <w:vAlign w:val="center"/>
          </w:tcPr>
          <w:p w14:paraId="00000430">
            <w:pPr>
              <w:spacing w:before="40" w:after="40"/>
              <w:jc w:val="center"/>
              <w:rPr>
                <w:rFonts w:ascii="Arial" w:hAnsi="Arial" w:eastAsia="Arial" w:cs="Arial"/>
                <w:sz w:val="18"/>
                <w:szCs w:val="18"/>
              </w:rPr>
            </w:pPr>
          </w:p>
        </w:tc>
        <w:tc>
          <w:tcPr>
            <w:shd w:val="clear" w:color="auto" w:fill="auto"/>
            <w:vAlign w:val="center"/>
          </w:tcPr>
          <w:p w14:paraId="00000431">
            <w:pPr>
              <w:spacing w:before="40" w:after="40"/>
              <w:jc w:val="center"/>
              <w:rPr>
                <w:rFonts w:ascii="Arial" w:hAnsi="Arial" w:eastAsia="Arial" w:cs="Arial"/>
                <w:sz w:val="18"/>
                <w:szCs w:val="18"/>
              </w:rPr>
            </w:pPr>
          </w:p>
        </w:tc>
      </w:tr>
      <w:tr w14:paraId="4F2FFE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shd w:val="clear" w:color="auto" w:fill="auto"/>
            <w:vAlign w:val="center"/>
          </w:tcPr>
          <w:p w14:paraId="00000432">
            <w:pPr>
              <w:spacing w:before="40" w:after="40"/>
              <w:rPr>
                <w:rFonts w:ascii="Arial" w:hAnsi="Arial" w:eastAsia="Arial" w:cs="Arial"/>
                <w:sz w:val="18"/>
                <w:szCs w:val="18"/>
              </w:rPr>
            </w:pPr>
          </w:p>
        </w:tc>
        <w:tc>
          <w:tcPr>
            <w:shd w:val="clear" w:color="auto" w:fill="auto"/>
            <w:vAlign w:val="center"/>
          </w:tcPr>
          <w:p w14:paraId="00000433">
            <w:pPr>
              <w:spacing w:before="40" w:after="40"/>
              <w:jc w:val="center"/>
              <w:rPr>
                <w:rFonts w:ascii="Arial" w:hAnsi="Arial" w:eastAsia="Arial" w:cs="Arial"/>
                <w:sz w:val="18"/>
                <w:szCs w:val="18"/>
              </w:rPr>
            </w:pPr>
          </w:p>
        </w:tc>
        <w:tc>
          <w:tcPr>
            <w:shd w:val="clear" w:color="auto" w:fill="auto"/>
            <w:vAlign w:val="center"/>
          </w:tcPr>
          <w:p w14:paraId="00000434">
            <w:pPr>
              <w:spacing w:before="40" w:after="40"/>
              <w:jc w:val="center"/>
              <w:rPr>
                <w:rFonts w:ascii="Arial" w:hAnsi="Arial" w:eastAsia="Arial" w:cs="Arial"/>
                <w:sz w:val="18"/>
                <w:szCs w:val="18"/>
              </w:rPr>
            </w:pPr>
          </w:p>
        </w:tc>
        <w:tc>
          <w:tcPr>
            <w:shd w:val="clear" w:color="auto" w:fill="auto"/>
            <w:vAlign w:val="center"/>
          </w:tcPr>
          <w:p w14:paraId="00000435">
            <w:pPr>
              <w:spacing w:before="40" w:after="40"/>
              <w:jc w:val="center"/>
              <w:rPr>
                <w:rFonts w:ascii="Arial" w:hAnsi="Arial" w:eastAsia="Arial" w:cs="Arial"/>
                <w:sz w:val="18"/>
                <w:szCs w:val="18"/>
              </w:rPr>
            </w:pPr>
          </w:p>
        </w:tc>
        <w:tc>
          <w:tcPr>
            <w:shd w:val="clear" w:color="auto" w:fill="auto"/>
            <w:vAlign w:val="center"/>
          </w:tcPr>
          <w:p w14:paraId="00000436">
            <w:pPr>
              <w:spacing w:before="40" w:after="40"/>
              <w:jc w:val="center"/>
              <w:rPr>
                <w:rFonts w:ascii="Arial" w:hAnsi="Arial" w:eastAsia="Arial" w:cs="Arial"/>
                <w:sz w:val="18"/>
                <w:szCs w:val="18"/>
              </w:rPr>
            </w:pPr>
          </w:p>
        </w:tc>
      </w:tr>
    </w:tbl>
    <w:p w14:paraId="1ABFF73B">
      <w:pPr>
        <w:sectPr>
          <w:headerReference r:id="rId5" w:type="default"/>
          <w:footerReference r:id="rId6" w:type="default"/>
          <w:pgSz w:w="11906" w:h="16838"/>
          <w:pgMar w:top="701" w:right="424" w:bottom="284" w:left="426" w:header="180" w:footer="301" w:gutter="0"/>
          <w:pgNumType w:start="1"/>
          <w:cols w:space="720" w:num="1"/>
        </w:sectPr>
      </w:pPr>
    </w:p>
    <w:p w14:paraId="0000043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tbl>
      <w:tblPr>
        <w:tblStyle w:val="31"/>
        <w:tblpPr w:leftFromText="180" w:rightFromText="180" w:vertAnchor="page" w:horzAnchor="margin" w:tblpXSpec="center" w:tblpY="571"/>
        <w:tblW w:w="16201"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Change w:id="72">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blGridChange>
      </w:tblGrid>
      <w:tr w14:paraId="4FD5AA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1070" w:hRule="atLeast"/>
        </w:trPr>
        <w:tc>
          <w:tcPr>
            <w:gridSpan w:val="2"/>
            <w:tcBorders>
              <w:bottom w:val="single" w:color="000000" w:sz="4" w:space="0"/>
            </w:tcBorders>
          </w:tcPr>
          <w:p w14:paraId="00000439">
            <w:pPr>
              <w:keepNext/>
              <w:jc w:val="center"/>
              <w:rPr>
                <w:rFonts w:ascii="Arial" w:hAnsi="Arial" w:eastAsia="Arial" w:cs="Arial"/>
                <w:b/>
                <w:sz w:val="22"/>
                <w:szCs w:val="22"/>
                <w:u w:val="single"/>
              </w:rPr>
            </w:pPr>
            <w:r>
              <w:drawing>
                <wp:anchor distT="0" distB="0" distL="0" distR="0" simplePos="0" relativeHeight="251659264" behindDoc="1" locked="0" layoutInCell="1" allowOverlap="1">
                  <wp:simplePos x="0" y="0"/>
                  <wp:positionH relativeFrom="column">
                    <wp:posOffset>-40005</wp:posOffset>
                  </wp:positionH>
                  <wp:positionV relativeFrom="paragraph">
                    <wp:posOffset>43180</wp:posOffset>
                  </wp:positionV>
                  <wp:extent cx="615950" cy="671195"/>
                  <wp:effectExtent l="0" t="0" r="0" b="0"/>
                  <wp:wrapNone/>
                  <wp:docPr id="221722243" name="image1.png"/>
                  <wp:cNvGraphicFramePr/>
                  <a:graphic xmlns:a="http://schemas.openxmlformats.org/drawingml/2006/main">
                    <a:graphicData uri="http://schemas.openxmlformats.org/drawingml/2006/picture">
                      <pic:pic xmlns:pic="http://schemas.openxmlformats.org/drawingml/2006/picture">
                        <pic:nvPicPr>
                          <pic:cNvPr id="221722243" name="image1.png"/>
                          <pic:cNvPicPr preferRelativeResize="0"/>
                        </pic:nvPicPr>
                        <pic:blipFill>
                          <a:blip r:embed="rId8"/>
                          <a:srcRect l="23923" t="41478" r="65605" b="40048"/>
                          <a:stretch>
                            <a:fillRect/>
                          </a:stretch>
                        </pic:blipFill>
                        <pic:spPr>
                          <a:xfrm>
                            <a:off x="0" y="0"/>
                            <a:ext cx="615969" cy="671133"/>
                          </a:xfrm>
                          <a:prstGeom prst="rect">
                            <a:avLst/>
                          </a:prstGeom>
                        </pic:spPr>
                      </pic:pic>
                    </a:graphicData>
                  </a:graphic>
                </wp:anchor>
              </w:drawing>
            </w:r>
          </w:p>
        </w:tc>
        <w:tc>
          <w:tcPr>
            <w:gridSpan w:val="18"/>
            <w:tcBorders>
              <w:bottom w:val="single" w:color="000000" w:sz="4" w:space="0"/>
            </w:tcBorders>
            <w:vAlign w:val="center"/>
          </w:tcPr>
          <w:p w14:paraId="0000043B">
            <w:pPr>
              <w:keepNext/>
              <w:jc w:val="center"/>
              <w:rPr>
                <w:rFonts w:ascii="Arial" w:hAnsi="Arial" w:eastAsia="Arial" w:cs="Arial"/>
                <w:b/>
                <w:sz w:val="22"/>
                <w:szCs w:val="22"/>
                <w:u w:val="single"/>
              </w:rPr>
            </w:pPr>
            <w:r>
              <w:rPr>
                <w:rFonts w:ascii="Arial" w:hAnsi="Arial" w:eastAsia="Arial" w:cs="Arial"/>
                <w:b/>
                <w:sz w:val="22"/>
                <w:szCs w:val="22"/>
                <w:u w:val="single"/>
                <w:rtl w:val="0"/>
              </w:rPr>
              <w:t>9 - COMPLETE SEA – SERVICE DETAILS</w:t>
            </w:r>
          </w:p>
          <w:p w14:paraId="0000043C">
            <w:pPr>
              <w:jc w:val="center"/>
              <w:rPr>
                <w:rFonts w:ascii="Arial" w:hAnsi="Arial" w:eastAsia="Arial" w:cs="Arial"/>
              </w:rPr>
            </w:pPr>
            <w:r>
              <w:rPr>
                <w:rFonts w:ascii="Arial" w:hAnsi="Arial" w:eastAsia="Arial" w:cs="Arial"/>
                <w:rtl w:val="0"/>
              </w:rPr>
              <w:t xml:space="preserve">     </w:t>
            </w:r>
          </w:p>
        </w:tc>
      </w:tr>
      <w:tr w14:paraId="5330EF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710" w:hRule="atLeast"/>
        </w:trPr>
        <w:tc>
          <w:tcPr>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0000044E">
            <w:pPr>
              <w:spacing w:before="40" w:after="40"/>
              <w:rPr>
                <w:rFonts w:ascii="Arial" w:hAnsi="Arial" w:eastAsia="Arial" w:cs="Arial"/>
                <w:b/>
              </w:rPr>
            </w:pPr>
            <w:r>
              <w:rPr>
                <w:rFonts w:ascii="Arial" w:hAnsi="Arial" w:eastAsia="Arial" w:cs="Arial"/>
                <w:b/>
                <w:rtl w:val="0"/>
              </w:rPr>
              <w:t>Name:</w:t>
            </w:r>
          </w:p>
        </w:tc>
        <w:tc>
          <w:tcPr>
            <w:gridSpan w:val="5"/>
            <w:tcBorders>
              <w:top w:val="single" w:color="000000" w:sz="4" w:space="0"/>
              <w:left w:val="single" w:color="000000" w:sz="4" w:space="0"/>
              <w:bottom w:val="single" w:color="000000" w:sz="4" w:space="0"/>
              <w:right w:val="single" w:color="000000" w:sz="4" w:space="0"/>
            </w:tcBorders>
            <w:vAlign w:val="center"/>
          </w:tcPr>
          <w:p w14:paraId="00000450">
            <w:pPr>
              <w:spacing w:before="40" w:after="40"/>
              <w:rPr>
                <w:rFonts w:ascii="Arial" w:hAnsi="Arial" w:eastAsia="Arial" w:cs="Arial"/>
                <w:b/>
              </w:rPr>
            </w:pPr>
          </w:p>
        </w:tc>
        <w:tc>
          <w:tcPr>
            <w:tcBorders>
              <w:top w:val="single" w:color="000000" w:sz="4" w:space="0"/>
              <w:left w:val="single" w:color="000000" w:sz="4" w:space="0"/>
              <w:bottom w:val="single" w:color="000000" w:sz="4" w:space="0"/>
              <w:right w:val="single" w:color="000000" w:sz="4" w:space="0"/>
            </w:tcBorders>
            <w:shd w:val="clear" w:color="auto" w:fill="auto"/>
            <w:vAlign w:val="center"/>
          </w:tcPr>
          <w:p w14:paraId="00000455">
            <w:pPr>
              <w:spacing w:before="40" w:after="40"/>
              <w:rPr>
                <w:rFonts w:ascii="Arial" w:hAnsi="Arial" w:eastAsia="Arial" w:cs="Arial"/>
                <w:b/>
              </w:rPr>
            </w:pPr>
            <w:r>
              <w:rPr>
                <w:rFonts w:ascii="Arial" w:hAnsi="Arial" w:eastAsia="Arial" w:cs="Arial"/>
                <w:b/>
                <w:rtl w:val="0"/>
              </w:rPr>
              <w:t xml:space="preserve">Rank:                                            </w:t>
            </w:r>
          </w:p>
        </w:tc>
        <w:tc>
          <w:tcPr>
            <w:gridSpan w:val="2"/>
            <w:tcBorders>
              <w:top w:val="single" w:color="000000" w:sz="4" w:space="0"/>
              <w:left w:val="single" w:color="000000" w:sz="4" w:space="0"/>
              <w:bottom w:val="single" w:color="000000" w:sz="4" w:space="0"/>
              <w:right w:val="single" w:color="000000" w:sz="4" w:space="0"/>
            </w:tcBorders>
            <w:vAlign w:val="center"/>
          </w:tcPr>
          <w:p w14:paraId="00000456">
            <w:pPr>
              <w:spacing w:before="40" w:after="40"/>
              <w:rPr>
                <w:rFonts w:ascii="Arial" w:hAnsi="Arial" w:eastAsia="Arial" w:cs="Arial"/>
                <w:b/>
              </w:rPr>
            </w:pPr>
            <w:r>
              <w:rPr>
                <w:rFonts w:ascii="Arial" w:hAnsi="Arial" w:eastAsia="Arial" w:cs="Arial"/>
                <w:b/>
                <w:rtl w:val="0"/>
              </w:rPr>
              <w:t xml:space="preserve">    </w:t>
            </w:r>
          </w:p>
        </w:tc>
        <w:tc>
          <w:tcPr>
            <w:gridSpan w:val="3"/>
            <w:tcBorders>
              <w:top w:val="single" w:color="000000" w:sz="4" w:space="0"/>
              <w:left w:val="single" w:color="000000" w:sz="4" w:space="0"/>
              <w:bottom w:val="single" w:color="000000" w:sz="4" w:space="0"/>
              <w:right w:val="single" w:color="000000" w:sz="4" w:space="0"/>
            </w:tcBorders>
            <w:vAlign w:val="center"/>
          </w:tcPr>
          <w:p w14:paraId="00000458">
            <w:pPr>
              <w:spacing w:before="40" w:after="40"/>
              <w:rPr>
                <w:rFonts w:ascii="Arial" w:hAnsi="Arial" w:eastAsia="Arial" w:cs="Arial"/>
                <w:b/>
              </w:rPr>
            </w:pPr>
            <w:r>
              <w:rPr>
                <w:rFonts w:ascii="Arial" w:hAnsi="Arial" w:eastAsia="Arial" w:cs="Arial"/>
                <w:b/>
                <w:rtl w:val="0"/>
              </w:rPr>
              <w:t>Register Code:</w:t>
            </w:r>
          </w:p>
        </w:tc>
        <w:tc>
          <w:tcPr>
            <w:gridSpan w:val="4"/>
            <w:tcBorders>
              <w:top w:val="single" w:color="000000" w:sz="4" w:space="0"/>
              <w:left w:val="single" w:color="000000" w:sz="4" w:space="0"/>
              <w:bottom w:val="nil"/>
              <w:right w:val="nil"/>
            </w:tcBorders>
            <w:shd w:val="clear" w:color="auto" w:fill="auto"/>
            <w:vAlign w:val="center"/>
          </w:tcPr>
          <w:p w14:paraId="0000045B">
            <w:pPr>
              <w:spacing w:before="40" w:after="40"/>
              <w:rPr>
                <w:rFonts w:ascii="Arial" w:hAnsi="Arial" w:eastAsia="Arial" w:cs="Arial"/>
                <w:b/>
              </w:rPr>
            </w:pPr>
          </w:p>
        </w:tc>
        <w:tc>
          <w:tcPr>
            <w:gridSpan w:val="3"/>
            <w:tcBorders>
              <w:top w:val="single" w:color="000000" w:sz="4" w:space="0"/>
              <w:left w:val="nil"/>
              <w:bottom w:val="single" w:color="000000" w:sz="4" w:space="0"/>
            </w:tcBorders>
            <w:vAlign w:val="center"/>
          </w:tcPr>
          <w:p w14:paraId="0000045F">
            <w:pPr>
              <w:spacing w:before="40" w:after="40"/>
              <w:rPr>
                <w:rFonts w:ascii="Arial" w:hAnsi="Arial" w:eastAsia="Arial" w:cs="Arial"/>
                <w:b/>
              </w:rPr>
            </w:pPr>
          </w:p>
        </w:tc>
      </w:tr>
      <w:tr w14:paraId="044672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881" w:hRule="atLeast"/>
        </w:trPr>
        <w:tc>
          <w:tcPr>
            <w:gridSpan w:val="3"/>
            <w:shd w:val="clear" w:color="auto" w:fill="D9D9D9"/>
            <w:vAlign w:val="center"/>
          </w:tcPr>
          <w:p w14:paraId="00000462">
            <w:pPr>
              <w:spacing w:before="40" w:after="40"/>
              <w:jc w:val="center"/>
              <w:rPr>
                <w:rFonts w:ascii="Arial" w:hAnsi="Arial" w:eastAsia="Arial" w:cs="Arial"/>
                <w:b/>
              </w:rPr>
            </w:pPr>
            <w:r>
              <w:rPr>
                <w:rFonts w:ascii="Arial" w:hAnsi="Arial" w:eastAsia="Arial" w:cs="Arial"/>
                <w:b/>
                <w:rtl w:val="0"/>
              </w:rPr>
              <w:t>Company Name</w:t>
            </w:r>
          </w:p>
        </w:tc>
        <w:tc>
          <w:tcPr>
            <w:shd w:val="clear" w:color="auto" w:fill="D9D9D9"/>
            <w:vAlign w:val="center"/>
          </w:tcPr>
          <w:p w14:paraId="00000465">
            <w:pPr>
              <w:spacing w:before="40" w:after="40"/>
              <w:jc w:val="center"/>
              <w:rPr>
                <w:rFonts w:ascii="Arial" w:hAnsi="Arial" w:eastAsia="Arial" w:cs="Arial"/>
                <w:b/>
              </w:rPr>
            </w:pPr>
            <w:r>
              <w:rPr>
                <w:rFonts w:ascii="Arial" w:hAnsi="Arial" w:eastAsia="Arial" w:cs="Arial"/>
                <w:b/>
                <w:rtl w:val="0"/>
              </w:rPr>
              <w:t>Rank</w:t>
            </w:r>
          </w:p>
        </w:tc>
        <w:tc>
          <w:tcPr>
            <w:shd w:val="clear" w:color="auto" w:fill="D9D9D9"/>
            <w:vAlign w:val="center"/>
          </w:tcPr>
          <w:p w14:paraId="00000466">
            <w:pPr>
              <w:spacing w:before="40" w:after="40"/>
              <w:jc w:val="center"/>
              <w:rPr>
                <w:rFonts w:ascii="Arial" w:hAnsi="Arial" w:eastAsia="Arial" w:cs="Arial"/>
                <w:b/>
              </w:rPr>
            </w:pPr>
            <w:r>
              <w:rPr>
                <w:rFonts w:ascii="Arial" w:hAnsi="Arial" w:eastAsia="Arial" w:cs="Arial"/>
                <w:b/>
                <w:rtl w:val="0"/>
              </w:rPr>
              <w:t xml:space="preserve">Vessel Name/IMO Number    </w:t>
            </w:r>
          </w:p>
        </w:tc>
        <w:tc>
          <w:tcPr>
            <w:shd w:val="clear" w:color="auto" w:fill="D9D9D9"/>
          </w:tcPr>
          <w:p w14:paraId="00000467">
            <w:pPr>
              <w:spacing w:before="40" w:after="40"/>
              <w:jc w:val="center"/>
              <w:rPr>
                <w:rFonts w:ascii="Arial" w:hAnsi="Arial" w:eastAsia="Arial" w:cs="Arial"/>
                <w:b/>
              </w:rPr>
            </w:pPr>
          </w:p>
          <w:p w14:paraId="00000468">
            <w:pPr>
              <w:spacing w:before="40" w:after="40"/>
              <w:jc w:val="center"/>
              <w:rPr>
                <w:rFonts w:ascii="Arial" w:hAnsi="Arial" w:eastAsia="Arial" w:cs="Arial"/>
                <w:b/>
              </w:rPr>
            </w:pPr>
            <w:r>
              <w:rPr>
                <w:rFonts w:ascii="Arial" w:hAnsi="Arial" w:eastAsia="Arial" w:cs="Arial"/>
                <w:b/>
                <w:rtl w:val="0"/>
              </w:rPr>
              <w:t xml:space="preserve">Flag </w:t>
            </w:r>
          </w:p>
        </w:tc>
        <w:tc>
          <w:tcPr>
            <w:gridSpan w:val="2"/>
            <w:shd w:val="clear" w:color="auto" w:fill="D9D9D9"/>
            <w:vAlign w:val="center"/>
          </w:tcPr>
          <w:p w14:paraId="00000469">
            <w:pPr>
              <w:spacing w:before="40" w:after="40"/>
              <w:jc w:val="center"/>
              <w:rPr>
                <w:rFonts w:ascii="Arial" w:hAnsi="Arial" w:eastAsia="Arial" w:cs="Arial"/>
                <w:b/>
              </w:rPr>
            </w:pPr>
            <w:r>
              <w:rPr>
                <w:rFonts w:ascii="Arial" w:hAnsi="Arial" w:eastAsia="Arial" w:cs="Arial"/>
                <w:b/>
                <w:rtl w:val="0"/>
              </w:rPr>
              <w:t>Signed On</w:t>
            </w:r>
          </w:p>
        </w:tc>
        <w:tc>
          <w:tcPr>
            <w:gridSpan w:val="2"/>
            <w:shd w:val="clear" w:color="auto" w:fill="D9D9D9"/>
            <w:vAlign w:val="center"/>
          </w:tcPr>
          <w:p w14:paraId="0000046B">
            <w:pPr>
              <w:spacing w:before="40" w:after="40"/>
              <w:jc w:val="center"/>
              <w:rPr>
                <w:rFonts w:ascii="Arial" w:hAnsi="Arial" w:eastAsia="Arial" w:cs="Arial"/>
                <w:b/>
              </w:rPr>
            </w:pPr>
            <w:r>
              <w:rPr>
                <w:rFonts w:ascii="Arial" w:hAnsi="Arial" w:eastAsia="Arial" w:cs="Arial"/>
                <w:b/>
                <w:rtl w:val="0"/>
              </w:rPr>
              <w:t xml:space="preserve">Signed Off </w:t>
            </w:r>
          </w:p>
        </w:tc>
        <w:tc>
          <w:tcPr>
            <w:shd w:val="clear" w:color="auto" w:fill="D9D9D9"/>
            <w:vAlign w:val="center"/>
          </w:tcPr>
          <w:p w14:paraId="0000046D">
            <w:pPr>
              <w:spacing w:before="40" w:after="40"/>
              <w:jc w:val="center"/>
              <w:rPr>
                <w:rFonts w:ascii="Arial" w:hAnsi="Arial" w:eastAsia="Arial" w:cs="Arial"/>
                <w:b/>
              </w:rPr>
            </w:pPr>
            <w:r>
              <w:rPr>
                <w:rFonts w:ascii="Arial" w:hAnsi="Arial" w:eastAsia="Arial" w:cs="Arial"/>
                <w:b/>
                <w:rtl w:val="0"/>
              </w:rPr>
              <w:t>Period</w:t>
            </w:r>
          </w:p>
        </w:tc>
        <w:tc>
          <w:tcPr>
            <w:gridSpan w:val="2"/>
            <w:shd w:val="clear" w:color="auto" w:fill="D9D9D9"/>
            <w:vAlign w:val="center"/>
          </w:tcPr>
          <w:p w14:paraId="0000046E">
            <w:pPr>
              <w:spacing w:before="40" w:after="40"/>
              <w:jc w:val="center"/>
              <w:rPr>
                <w:rFonts w:ascii="Arial" w:hAnsi="Arial" w:eastAsia="Arial" w:cs="Arial"/>
                <w:b/>
              </w:rPr>
            </w:pPr>
            <w:r>
              <w:rPr>
                <w:rFonts w:ascii="Arial" w:hAnsi="Arial" w:eastAsia="Arial" w:cs="Arial"/>
                <w:b/>
                <w:rtl w:val="0"/>
              </w:rPr>
              <w:t>Vessel Type</w:t>
            </w:r>
          </w:p>
        </w:tc>
        <w:tc>
          <w:tcPr>
            <w:gridSpan w:val="2"/>
            <w:shd w:val="clear" w:color="auto" w:fill="D9D9D9"/>
            <w:vAlign w:val="center"/>
          </w:tcPr>
          <w:p w14:paraId="00000470">
            <w:pPr>
              <w:spacing w:before="40" w:after="40"/>
              <w:jc w:val="center"/>
              <w:rPr>
                <w:rFonts w:ascii="Arial" w:hAnsi="Arial" w:eastAsia="Arial" w:cs="Arial"/>
                <w:b/>
              </w:rPr>
            </w:pPr>
            <w:r>
              <w:rPr>
                <w:rFonts w:ascii="Arial" w:hAnsi="Arial" w:eastAsia="Arial" w:cs="Arial"/>
                <w:b/>
                <w:rtl w:val="0"/>
              </w:rPr>
              <w:t>D.W.T./ G.R.T</w:t>
            </w:r>
          </w:p>
        </w:tc>
        <w:tc>
          <w:tcPr>
            <w:shd w:val="clear" w:color="auto" w:fill="D9D9D9"/>
            <w:vAlign w:val="center"/>
          </w:tcPr>
          <w:p w14:paraId="00000472">
            <w:pPr>
              <w:spacing w:before="40" w:after="40"/>
              <w:jc w:val="center"/>
              <w:rPr>
                <w:rFonts w:ascii="Arial" w:hAnsi="Arial" w:eastAsia="Arial" w:cs="Arial"/>
                <w:b/>
              </w:rPr>
            </w:pPr>
            <w:r>
              <w:rPr>
                <w:rFonts w:ascii="Arial" w:hAnsi="Arial" w:eastAsia="Arial" w:cs="Arial"/>
                <w:b/>
                <w:rtl w:val="0"/>
              </w:rPr>
              <w:t>Engine Type</w:t>
            </w:r>
          </w:p>
        </w:tc>
        <w:tc>
          <w:tcPr>
            <w:gridSpan w:val="2"/>
            <w:shd w:val="clear" w:color="auto" w:fill="D9D9D9"/>
            <w:vAlign w:val="center"/>
          </w:tcPr>
          <w:p w14:paraId="00000473">
            <w:pPr>
              <w:spacing w:before="40" w:after="40"/>
              <w:jc w:val="center"/>
              <w:rPr>
                <w:rFonts w:ascii="Arial" w:hAnsi="Arial" w:eastAsia="Arial" w:cs="Arial"/>
                <w:b/>
              </w:rPr>
            </w:pPr>
            <w:r>
              <w:rPr>
                <w:rFonts w:ascii="Arial" w:hAnsi="Arial" w:eastAsia="Arial" w:cs="Arial"/>
                <w:b/>
                <w:rtl w:val="0"/>
              </w:rPr>
              <w:t>BH/ KW</w:t>
            </w:r>
          </w:p>
        </w:tc>
        <w:tc>
          <w:tcPr>
            <w:gridSpan w:val="2"/>
            <w:shd w:val="clear" w:color="auto" w:fill="D9D9D9"/>
          </w:tcPr>
          <w:p w14:paraId="00000475">
            <w:pPr>
              <w:spacing w:before="40" w:after="40"/>
              <w:jc w:val="center"/>
              <w:rPr>
                <w:rFonts w:ascii="Arial" w:hAnsi="Arial" w:eastAsia="Arial" w:cs="Arial"/>
                <w:b/>
              </w:rPr>
            </w:pPr>
            <w:r>
              <w:rPr>
                <w:rFonts w:ascii="Tahoma" w:hAnsi="Tahoma" w:eastAsia="Tahoma" w:cs="Tahoma"/>
                <w:b/>
                <w:sz w:val="18"/>
                <w:szCs w:val="18"/>
                <w:rtl w:val="0"/>
              </w:rPr>
              <w:t xml:space="preserve">Reason for Sign off </w:t>
            </w:r>
          </w:p>
        </w:tc>
      </w:tr>
      <w:tr w14:paraId="3BFE1E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620" w:hRule="atLeast"/>
        </w:trPr>
        <w:tc>
          <w:tcPr>
            <w:gridSpan w:val="3"/>
            <w:vAlign w:val="center"/>
          </w:tcPr>
          <w:p w14:paraId="00000477">
            <w:pPr>
              <w:jc w:val="center"/>
              <w:rPr>
                <w:rFonts w:ascii="Arial" w:hAnsi="Arial" w:eastAsia="Arial" w:cs="Arial"/>
                <w:sz w:val="18"/>
                <w:szCs w:val="18"/>
              </w:rPr>
            </w:pPr>
            <w:sdt>
              <w:sdtPr>
                <w:tag w:val="goog_rdk_146"/>
                <w:id w:val="147463779"/>
              </w:sdtPr>
              <w:sdtContent>
                <w:ins w:id="73" w:author="Samy Elsayed" w:date="2024-10-30T14:16:49Z">
                  <w:r>
                    <w:rPr>
                      <w:rFonts w:ascii="Arial" w:hAnsi="Arial" w:eastAsia="Arial" w:cs="Arial"/>
                      <w:b/>
                      <w:rtl w:val="0"/>
                    </w:rPr>
                    <w:t>NOOK TRADING</w:t>
                  </w:r>
                </w:ins>
              </w:sdtContent>
            </w:sdt>
          </w:p>
        </w:tc>
        <w:tc>
          <w:tcPr>
            <w:vAlign w:val="center"/>
          </w:tcPr>
          <w:p w14:paraId="0000047A">
            <w:pPr>
              <w:jc w:val="center"/>
            </w:pPr>
            <w:sdt>
              <w:sdtPr>
                <w:tag w:val="goog_rdk_148"/>
                <w:id w:val="147470908"/>
              </w:sdtPr>
              <w:sdtContent>
                <w:ins w:id="74" w:author="Samy Elsayed" w:date="2024-10-30T14:17:09Z">
                  <w:r>
                    <w:rPr>
                      <w:rFonts w:ascii="Arial" w:hAnsi="Arial" w:eastAsia="Arial" w:cs="Arial"/>
                      <w:sz w:val="18"/>
                      <w:szCs w:val="18"/>
                      <w:rtl w:val="0"/>
                    </w:rPr>
                    <w:t>CH.ENG</w:t>
                  </w:r>
                </w:ins>
              </w:sdtContent>
            </w:sdt>
          </w:p>
        </w:tc>
        <w:tc>
          <w:tcPr>
            <w:vAlign w:val="center"/>
          </w:tcPr>
          <w:p w14:paraId="0000047B">
            <w:pPr>
              <w:jc w:val="center"/>
              <w:rPr>
                <w:rFonts w:ascii="Arial" w:hAnsi="Arial" w:eastAsia="Arial" w:cs="Arial"/>
                <w:sz w:val="18"/>
                <w:szCs w:val="18"/>
              </w:rPr>
            </w:pPr>
            <w:sdt>
              <w:sdtPr>
                <w:tag w:val="goog_rdk_150"/>
                <w:id w:val="147459088"/>
              </w:sdtPr>
              <w:sdtContent>
                <w:ins w:id="75" w:author="Samy Elsayed" w:date="2024-10-30T14:17:22Z">
                  <w:r>
                    <w:rPr>
                      <w:rtl w:val="0"/>
                    </w:rPr>
                    <w:t>RO QUEEN</w:t>
                  </w:r>
                </w:ins>
              </w:sdtContent>
            </w:sdt>
          </w:p>
        </w:tc>
        <w:tc>
          <w:p w14:paraId="0000047C">
            <w:pPr>
              <w:jc w:val="center"/>
              <w:rPr>
                <w:rFonts w:ascii="Arial" w:hAnsi="Arial" w:eastAsia="Arial" w:cs="Arial"/>
                <w:sz w:val="18"/>
                <w:szCs w:val="18"/>
              </w:rPr>
            </w:pPr>
            <w:sdt>
              <w:sdtPr>
                <w:tag w:val="goog_rdk_152"/>
                <w:id w:val="147461131"/>
              </w:sdtPr>
              <w:sdtContent>
                <w:ins w:id="76" w:author="Samy Elsayed" w:date="2024-10-30T14:17:44Z">
                  <w:r>
                    <w:rPr>
                      <w:rFonts w:ascii="Arial" w:hAnsi="Arial" w:eastAsia="Arial" w:cs="Arial"/>
                      <w:sz w:val="18"/>
                      <w:szCs w:val="18"/>
                      <w:rtl w:val="0"/>
                    </w:rPr>
                    <w:t>PANAMA</w:t>
                  </w:r>
                </w:ins>
              </w:sdtContent>
            </w:sdt>
          </w:p>
        </w:tc>
        <w:tc>
          <w:tcPr>
            <w:gridSpan w:val="2"/>
            <w:vAlign w:val="center"/>
          </w:tcPr>
          <w:p w14:paraId="0000047D">
            <w:pPr>
              <w:jc w:val="center"/>
              <w:rPr>
                <w:rFonts w:ascii="Arial" w:hAnsi="Arial" w:eastAsia="Arial" w:cs="Arial"/>
                <w:sz w:val="18"/>
                <w:szCs w:val="18"/>
              </w:rPr>
            </w:pPr>
            <w:sdt>
              <w:sdtPr>
                <w:tag w:val="goog_rdk_154"/>
                <w:id w:val="147454730"/>
              </w:sdtPr>
              <w:sdtContent>
                <w:ins w:id="77" w:author="Samy Elsayed" w:date="2024-10-30T14:17:55Z">
                  <w:r>
                    <w:rPr>
                      <w:rFonts w:ascii="Arial" w:hAnsi="Arial" w:eastAsia="Arial" w:cs="Arial"/>
                      <w:sz w:val="18"/>
                      <w:szCs w:val="18"/>
                      <w:rtl w:val="0"/>
                    </w:rPr>
                    <w:t>04/06/2024</w:t>
                  </w:r>
                </w:ins>
              </w:sdtContent>
            </w:sdt>
          </w:p>
        </w:tc>
        <w:tc>
          <w:tcPr>
            <w:gridSpan w:val="2"/>
            <w:vAlign w:val="center"/>
          </w:tcPr>
          <w:p w14:paraId="0000047F">
            <w:pPr>
              <w:jc w:val="center"/>
              <w:rPr>
                <w:rFonts w:ascii="Arial" w:hAnsi="Arial" w:eastAsia="Arial" w:cs="Arial"/>
                <w:sz w:val="18"/>
                <w:szCs w:val="18"/>
              </w:rPr>
            </w:pPr>
            <w:sdt>
              <w:sdtPr>
                <w:tag w:val="goog_rdk_156"/>
                <w:id w:val="147465039"/>
              </w:sdtPr>
              <w:sdtContent>
                <w:ins w:id="78" w:author="Samy Elsayed" w:date="2024-10-30T14:18:10Z">
                  <w:r>
                    <w:rPr>
                      <w:rFonts w:ascii="Arial" w:hAnsi="Arial" w:eastAsia="Arial" w:cs="Arial"/>
                      <w:sz w:val="18"/>
                      <w:szCs w:val="18"/>
                      <w:rtl w:val="0"/>
                    </w:rPr>
                    <w:t>04/10/2024</w:t>
                  </w:r>
                </w:ins>
              </w:sdtContent>
            </w:sdt>
          </w:p>
        </w:tc>
        <w:tc>
          <w:tcPr>
            <w:vAlign w:val="center"/>
          </w:tcPr>
          <w:p w14:paraId="00000481">
            <w:pPr>
              <w:jc w:val="center"/>
              <w:rPr>
                <w:rFonts w:ascii="Arial" w:hAnsi="Arial" w:eastAsia="Arial" w:cs="Arial"/>
                <w:sz w:val="18"/>
                <w:szCs w:val="18"/>
              </w:rPr>
            </w:pPr>
            <w:sdt>
              <w:sdtPr>
                <w:tag w:val="goog_rdk_158"/>
                <w:id w:val="147473544"/>
              </w:sdtPr>
              <w:sdtContent>
                <w:ins w:id="79" w:author="Samy Elsayed" w:date="2024-10-30T14:18:31Z">
                  <w:r>
                    <w:rPr>
                      <w:rFonts w:ascii="Arial" w:hAnsi="Arial" w:eastAsia="Arial" w:cs="Arial"/>
                      <w:sz w:val="18"/>
                      <w:szCs w:val="18"/>
                      <w:rtl w:val="0"/>
                    </w:rPr>
                    <w:t>4</w:t>
                  </w:r>
                </w:ins>
              </w:sdtContent>
            </w:sdt>
          </w:p>
        </w:tc>
        <w:tc>
          <w:tcPr>
            <w:gridSpan w:val="2"/>
            <w:vAlign w:val="center"/>
          </w:tcPr>
          <w:p w14:paraId="00000482">
            <w:pPr>
              <w:jc w:val="center"/>
              <w:rPr>
                <w:rFonts w:ascii="Arial" w:hAnsi="Arial" w:eastAsia="Arial" w:cs="Arial"/>
                <w:sz w:val="18"/>
                <w:szCs w:val="18"/>
              </w:rPr>
            </w:pPr>
            <w:sdt>
              <w:sdtPr>
                <w:tag w:val="goog_rdk_160"/>
                <w:id w:val="147471697"/>
              </w:sdtPr>
              <w:sdtContent>
                <w:ins w:id="80" w:author="Samy Elsayed" w:date="2024-10-30T14:18:32Z">
                  <w:r>
                    <w:rPr>
                      <w:rFonts w:ascii="Arial" w:hAnsi="Arial" w:eastAsia="Arial" w:cs="Arial"/>
                      <w:sz w:val="18"/>
                      <w:szCs w:val="18"/>
                      <w:rtl w:val="0"/>
                    </w:rPr>
                    <w:t>RORO / CAR  CARRIER</w:t>
                  </w:r>
                </w:ins>
              </w:sdtContent>
            </w:sdt>
          </w:p>
        </w:tc>
        <w:tc>
          <w:tcPr>
            <w:gridSpan w:val="2"/>
            <w:vAlign w:val="center"/>
          </w:tcPr>
          <w:p w14:paraId="00000484">
            <w:pPr>
              <w:jc w:val="center"/>
              <w:rPr>
                <w:rFonts w:ascii="Arial" w:hAnsi="Arial" w:eastAsia="Arial" w:cs="Arial"/>
                <w:sz w:val="18"/>
                <w:szCs w:val="18"/>
              </w:rPr>
            </w:pPr>
            <w:sdt>
              <w:sdtPr>
                <w:tag w:val="goog_rdk_162"/>
                <w:id w:val="147455465"/>
              </w:sdtPr>
              <w:sdtContent>
                <w:ins w:id="81" w:author="Samy Elsayed" w:date="2024-10-30T14:19:58Z">
                  <w:r>
                    <w:rPr>
                      <w:rFonts w:ascii="Arial" w:hAnsi="Arial" w:eastAsia="Arial" w:cs="Arial"/>
                      <w:sz w:val="18"/>
                      <w:szCs w:val="18"/>
                      <w:rtl w:val="0"/>
                    </w:rPr>
                    <w:t>13038</w:t>
                  </w:r>
                </w:ins>
              </w:sdtContent>
            </w:sdt>
          </w:p>
        </w:tc>
        <w:tc>
          <w:tcPr>
            <w:vAlign w:val="center"/>
          </w:tcPr>
          <w:p w14:paraId="00000486">
            <w:pPr>
              <w:jc w:val="center"/>
              <w:rPr>
                <w:rFonts w:ascii="Arial" w:hAnsi="Arial" w:eastAsia="Arial" w:cs="Arial"/>
                <w:sz w:val="18"/>
                <w:szCs w:val="18"/>
              </w:rPr>
            </w:pPr>
            <w:sdt>
              <w:sdtPr>
                <w:tag w:val="goog_rdk_164"/>
                <w:id w:val="147470932"/>
              </w:sdtPr>
              <w:sdtContent>
                <w:ins w:id="82" w:author="Samy Elsayed" w:date="2024-10-30T14:20:19Z">
                  <w:r>
                    <w:rPr>
                      <w:rFonts w:ascii="Arial" w:hAnsi="Arial" w:eastAsia="Arial" w:cs="Arial"/>
                      <w:sz w:val="18"/>
                      <w:szCs w:val="18"/>
                      <w:rtl w:val="0"/>
                    </w:rPr>
                    <w:t>HITACHI B&amp;W-7S 50MC</w:t>
                  </w:r>
                </w:ins>
              </w:sdtContent>
            </w:sdt>
          </w:p>
        </w:tc>
        <w:tc>
          <w:tcPr>
            <w:gridSpan w:val="2"/>
            <w:vAlign w:val="center"/>
          </w:tcPr>
          <w:p w14:paraId="00000487">
            <w:pPr>
              <w:jc w:val="center"/>
              <w:rPr>
                <w:rFonts w:ascii="Arial" w:hAnsi="Arial" w:eastAsia="Arial" w:cs="Arial"/>
                <w:sz w:val="18"/>
                <w:szCs w:val="18"/>
              </w:rPr>
            </w:pPr>
            <w:sdt>
              <w:sdtPr>
                <w:tag w:val="goog_rdk_166"/>
                <w:id w:val="147475788"/>
              </w:sdtPr>
              <w:sdtContent>
                <w:ins w:id="83" w:author="Samy Elsayed" w:date="2024-10-30T14:42:01Z">
                  <w:r>
                    <w:rPr>
                      <w:rFonts w:ascii="Arial" w:hAnsi="Arial" w:eastAsia="Arial" w:cs="Arial"/>
                      <w:sz w:val="18"/>
                      <w:szCs w:val="18"/>
                      <w:rtl w:val="0"/>
                    </w:rPr>
                    <w:t>13580 H.B</w:t>
                  </w:r>
                </w:ins>
              </w:sdtContent>
            </w:sdt>
          </w:p>
        </w:tc>
        <w:tc>
          <w:tcPr>
            <w:gridSpan w:val="2"/>
            <w:vAlign w:val="center"/>
          </w:tcPr>
          <w:p w14:paraId="00000489">
            <w:pPr>
              <w:spacing w:before="60" w:after="60"/>
              <w:jc w:val="center"/>
              <w:rPr>
                <w:rFonts w:ascii="Arial" w:hAnsi="Arial" w:eastAsia="Arial" w:cs="Arial"/>
                <w:sz w:val="18"/>
                <w:szCs w:val="18"/>
              </w:rPr>
            </w:pPr>
          </w:p>
        </w:tc>
      </w:tr>
      <w:tr w14:paraId="4B7D51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611" w:hRule="atLeast"/>
        </w:trPr>
        <w:tc>
          <w:tcPr>
            <w:gridSpan w:val="3"/>
            <w:vAlign w:val="center"/>
          </w:tcPr>
          <w:p w14:paraId="0000048B">
            <w:pPr>
              <w:jc w:val="center"/>
              <w:rPr>
                <w:rFonts w:ascii="Arial" w:hAnsi="Arial" w:eastAsia="Arial" w:cs="Arial"/>
                <w:sz w:val="18"/>
                <w:szCs w:val="18"/>
              </w:rPr>
            </w:pPr>
            <w:sdt>
              <w:sdtPr>
                <w:tag w:val="goog_rdk_168"/>
                <w:id w:val="147469130"/>
              </w:sdtPr>
              <w:sdtContent>
                <w:ins w:id="84" w:author="Samy Elsayed" w:date="2024-10-30T13:31:46Z">
                  <w:r>
                    <w:rPr>
                      <w:rFonts w:ascii="Arial" w:hAnsi="Arial" w:eastAsia="Arial" w:cs="Arial"/>
                      <w:sz w:val="18"/>
                      <w:szCs w:val="18"/>
                      <w:rtl w:val="0"/>
                    </w:rPr>
                    <w:t>ELREEDY SHIPPING</w:t>
                  </w:r>
                </w:ins>
              </w:sdtContent>
            </w:sdt>
          </w:p>
        </w:tc>
        <w:tc>
          <w:tcPr>
            <w:vAlign w:val="center"/>
          </w:tcPr>
          <w:p w14:paraId="0000048E">
            <w:pPr>
              <w:jc w:val="center"/>
            </w:pPr>
            <w:sdt>
              <w:sdtPr>
                <w:tag w:val="goog_rdk_170"/>
                <w:id w:val="147455471"/>
              </w:sdtPr>
              <w:sdtContent>
                <w:ins w:id="85" w:author="Samy Elsayed" w:date="2024-10-30T13:32:21Z">
                  <w:r>
                    <w:rPr>
                      <w:rFonts w:ascii="Arial" w:hAnsi="Arial" w:eastAsia="Arial" w:cs="Arial"/>
                      <w:sz w:val="18"/>
                      <w:szCs w:val="18"/>
                      <w:rtl w:val="0"/>
                    </w:rPr>
                    <w:t>CH.ENG</w:t>
                  </w:r>
                </w:ins>
              </w:sdtContent>
            </w:sdt>
          </w:p>
        </w:tc>
        <w:tc>
          <w:tcPr>
            <w:vAlign w:val="center"/>
          </w:tcPr>
          <w:p w14:paraId="0000048F">
            <w:pPr>
              <w:jc w:val="center"/>
              <w:rPr>
                <w:rFonts w:ascii="Arial" w:hAnsi="Arial" w:eastAsia="Arial" w:cs="Arial"/>
                <w:sz w:val="18"/>
                <w:szCs w:val="18"/>
              </w:rPr>
            </w:pPr>
            <w:sdt>
              <w:sdtPr>
                <w:tag w:val="goog_rdk_172"/>
                <w:id w:val="147479605"/>
              </w:sdtPr>
              <w:sdtContent>
                <w:ins w:id="86" w:author="Samy Elsayed" w:date="2024-10-30T13:32:34Z">
                  <w:r>
                    <w:rPr>
                      <w:rtl w:val="0"/>
                    </w:rPr>
                    <w:t>ELREEDY STAR CMACGM</w:t>
                  </w:r>
                </w:ins>
              </w:sdtContent>
            </w:sdt>
          </w:p>
        </w:tc>
        <w:tc>
          <w:p w14:paraId="00000490">
            <w:pPr>
              <w:jc w:val="center"/>
              <w:rPr>
                <w:rFonts w:ascii="Arial" w:hAnsi="Arial" w:eastAsia="Arial" w:cs="Arial"/>
                <w:sz w:val="18"/>
                <w:szCs w:val="18"/>
              </w:rPr>
            </w:pPr>
            <w:sdt>
              <w:sdtPr>
                <w:tag w:val="goog_rdk_174"/>
                <w:id w:val="147466895"/>
              </w:sdtPr>
              <w:sdtContent>
                <w:ins w:id="87" w:author="Samy Elsayed" w:date="2024-10-30T13:33:06Z">
                  <w:r>
                    <w:rPr>
                      <w:rFonts w:ascii="Arial" w:hAnsi="Arial" w:eastAsia="Arial" w:cs="Arial"/>
                      <w:sz w:val="18"/>
                      <w:szCs w:val="18"/>
                      <w:rtl w:val="0"/>
                    </w:rPr>
                    <w:t>EGYPT</w:t>
                  </w:r>
                </w:ins>
              </w:sdtContent>
            </w:sdt>
          </w:p>
        </w:tc>
        <w:tc>
          <w:tcPr>
            <w:gridSpan w:val="2"/>
            <w:vAlign w:val="center"/>
          </w:tcPr>
          <w:p w14:paraId="00000491">
            <w:pPr>
              <w:jc w:val="center"/>
              <w:rPr>
                <w:rFonts w:ascii="Arial" w:hAnsi="Arial" w:eastAsia="Arial" w:cs="Arial"/>
                <w:sz w:val="18"/>
                <w:szCs w:val="18"/>
              </w:rPr>
            </w:pPr>
            <w:sdt>
              <w:sdtPr>
                <w:tag w:val="goog_rdk_176"/>
                <w:id w:val="147478669"/>
              </w:sdtPr>
              <w:sdtContent>
                <w:ins w:id="88" w:author="Samy Elsayed" w:date="2024-10-30T13:33:25Z">
                  <w:r>
                    <w:rPr>
                      <w:rFonts w:ascii="Arial" w:hAnsi="Arial" w:eastAsia="Arial" w:cs="Arial"/>
                      <w:sz w:val="18"/>
                      <w:szCs w:val="18"/>
                      <w:rtl w:val="0"/>
                    </w:rPr>
                    <w:t>27/01/2023</w:t>
                  </w:r>
                </w:ins>
              </w:sdtContent>
            </w:sdt>
          </w:p>
        </w:tc>
        <w:tc>
          <w:tcPr>
            <w:gridSpan w:val="2"/>
            <w:vAlign w:val="center"/>
          </w:tcPr>
          <w:p w14:paraId="00000493">
            <w:pPr>
              <w:jc w:val="center"/>
              <w:rPr>
                <w:rFonts w:ascii="Arial" w:hAnsi="Arial" w:eastAsia="Arial" w:cs="Arial"/>
                <w:sz w:val="18"/>
                <w:szCs w:val="18"/>
              </w:rPr>
            </w:pPr>
            <w:sdt>
              <w:sdtPr>
                <w:tag w:val="goog_rdk_178"/>
                <w:id w:val="147473854"/>
              </w:sdtPr>
              <w:sdtContent>
                <w:ins w:id="89" w:author="Samy Elsayed" w:date="2024-10-30T13:33:36Z">
                  <w:r>
                    <w:rPr>
                      <w:rFonts w:ascii="Arial" w:hAnsi="Arial" w:eastAsia="Arial" w:cs="Arial"/>
                      <w:sz w:val="18"/>
                      <w:szCs w:val="18"/>
                      <w:rtl w:val="0"/>
                    </w:rPr>
                    <w:t>24/05/2023</w:t>
                  </w:r>
                </w:ins>
              </w:sdtContent>
            </w:sdt>
          </w:p>
        </w:tc>
        <w:tc>
          <w:tcPr>
            <w:vAlign w:val="center"/>
          </w:tcPr>
          <w:p w14:paraId="00000495">
            <w:pPr>
              <w:jc w:val="center"/>
              <w:rPr>
                <w:rFonts w:ascii="Arial" w:hAnsi="Arial" w:eastAsia="Arial" w:cs="Arial"/>
                <w:sz w:val="18"/>
                <w:szCs w:val="18"/>
              </w:rPr>
            </w:pPr>
            <w:sdt>
              <w:sdtPr>
                <w:tag w:val="goog_rdk_180"/>
                <w:id w:val="147460539"/>
              </w:sdtPr>
              <w:sdtContent>
                <w:ins w:id="90" w:author="Samy Elsayed" w:date="2024-10-30T13:33:47Z">
                  <w:r>
                    <w:rPr>
                      <w:rFonts w:ascii="Arial" w:hAnsi="Arial" w:eastAsia="Arial" w:cs="Arial"/>
                      <w:sz w:val="18"/>
                      <w:szCs w:val="18"/>
                      <w:rtl w:val="0"/>
                    </w:rPr>
                    <w:t>4</w:t>
                  </w:r>
                </w:ins>
              </w:sdtContent>
            </w:sdt>
          </w:p>
        </w:tc>
        <w:tc>
          <w:tcPr>
            <w:gridSpan w:val="2"/>
            <w:vAlign w:val="center"/>
          </w:tcPr>
          <w:p w14:paraId="00000496">
            <w:pPr>
              <w:jc w:val="center"/>
              <w:rPr>
                <w:rFonts w:ascii="Arial" w:hAnsi="Arial" w:eastAsia="Arial" w:cs="Arial"/>
                <w:sz w:val="18"/>
                <w:szCs w:val="18"/>
              </w:rPr>
            </w:pPr>
            <w:sdt>
              <w:sdtPr>
                <w:tag w:val="goog_rdk_182"/>
                <w:id w:val="147474407"/>
              </w:sdtPr>
              <w:sdtContent>
                <w:ins w:id="91" w:author="Samy Elsayed" w:date="2024-10-30T13:34:14Z">
                  <w:r>
                    <w:rPr>
                      <w:rFonts w:ascii="Arial" w:hAnsi="Arial" w:eastAsia="Arial" w:cs="Arial"/>
                      <w:sz w:val="18"/>
                      <w:szCs w:val="18"/>
                      <w:rtl w:val="0"/>
                    </w:rPr>
                    <w:t>MALTIPURPOS&amp;CONTAINER</w:t>
                  </w:r>
                </w:ins>
              </w:sdtContent>
            </w:sdt>
          </w:p>
        </w:tc>
        <w:tc>
          <w:tcPr>
            <w:gridSpan w:val="2"/>
            <w:vAlign w:val="center"/>
          </w:tcPr>
          <w:p w14:paraId="00000498">
            <w:pPr>
              <w:jc w:val="center"/>
              <w:rPr>
                <w:rFonts w:ascii="Arial" w:hAnsi="Arial" w:eastAsia="Arial" w:cs="Arial"/>
                <w:sz w:val="18"/>
                <w:szCs w:val="18"/>
              </w:rPr>
            </w:pPr>
            <w:sdt>
              <w:sdtPr>
                <w:tag w:val="goog_rdk_184"/>
                <w:id w:val="147462283"/>
              </w:sdtPr>
              <w:sdtContent>
                <w:ins w:id="92" w:author="Samy Elsayed" w:date="2024-10-30T14:13:49Z">
                  <w:r>
                    <w:rPr>
                      <w:rFonts w:ascii="Arial" w:hAnsi="Arial" w:eastAsia="Arial" w:cs="Arial"/>
                      <w:sz w:val="18"/>
                      <w:szCs w:val="18"/>
                      <w:rtl w:val="0"/>
                    </w:rPr>
                    <w:t>22000</w:t>
                  </w:r>
                </w:ins>
              </w:sdtContent>
            </w:sdt>
          </w:p>
        </w:tc>
        <w:tc>
          <w:tcPr>
            <w:vAlign w:val="center"/>
          </w:tcPr>
          <w:p w14:paraId="0000049A">
            <w:pPr>
              <w:jc w:val="center"/>
              <w:rPr>
                <w:rFonts w:ascii="Arial" w:hAnsi="Arial" w:eastAsia="Arial" w:cs="Arial"/>
                <w:sz w:val="18"/>
                <w:szCs w:val="18"/>
              </w:rPr>
            </w:pPr>
            <w:sdt>
              <w:sdtPr>
                <w:tag w:val="goog_rdk_186"/>
                <w:id w:val="147474554"/>
              </w:sdtPr>
              <w:sdtContent>
                <w:ins w:id="93" w:author="Samy Elsayed" w:date="2024-10-30T14:13:59Z">
                  <w:r>
                    <w:rPr>
                      <w:rFonts w:ascii="Arial" w:hAnsi="Arial" w:eastAsia="Arial" w:cs="Arial"/>
                      <w:sz w:val="18"/>
                      <w:szCs w:val="18"/>
                      <w:rtl w:val="0"/>
                    </w:rPr>
                    <w:t>MITSUBISHI</w:t>
                  </w:r>
                </w:ins>
              </w:sdtContent>
            </w:sdt>
          </w:p>
        </w:tc>
        <w:tc>
          <w:tcPr>
            <w:gridSpan w:val="2"/>
            <w:vAlign w:val="center"/>
          </w:tcPr>
          <w:sdt>
            <w:sdtPr>
              <w:tag w:val="goog_rdk_189"/>
              <w:id w:val="147469176"/>
            </w:sdtPr>
            <w:sdtContent>
              <w:p w14:paraId="0000049B">
                <w:pPr>
                  <w:jc w:val="left"/>
                  <w:rPr>
                    <w:rFonts w:ascii="Arial" w:hAnsi="Arial" w:eastAsia="Arial" w:cs="Arial"/>
                    <w:sz w:val="18"/>
                    <w:szCs w:val="18"/>
                  </w:rPr>
                  <w:pPrChange w:id="94" w:author="Samy Elsayed" w:date="2024-10-30T14:26:00Z">
                    <w:pPr>
                      <w:jc w:val="center"/>
                    </w:pPr>
                  </w:pPrChange>
                </w:pPr>
                <w:sdt>
                  <w:sdtPr>
                    <w:tag w:val="goog_rdk_188"/>
                    <w:id w:val="147464490"/>
                  </w:sdtPr>
                  <w:sdtContent>
                    <w:ins w:id="95" w:author="Samy Elsayed" w:date="2024-10-30T14:26:05Z">
                      <w:r>
                        <w:rPr>
                          <w:rFonts w:ascii="Arial" w:hAnsi="Arial" w:eastAsia="Arial" w:cs="Arial"/>
                          <w:sz w:val="18"/>
                          <w:szCs w:val="18"/>
                          <w:rtl w:val="0"/>
                        </w:rPr>
                        <w:t>11200 H.B</w:t>
                      </w:r>
                    </w:ins>
                  </w:sdtContent>
                </w:sdt>
              </w:p>
            </w:sdtContent>
          </w:sdt>
        </w:tc>
        <w:tc>
          <w:tcPr>
            <w:gridSpan w:val="2"/>
            <w:vAlign w:val="center"/>
          </w:tcPr>
          <w:p w14:paraId="0000049D">
            <w:pPr>
              <w:spacing w:before="60" w:after="60"/>
              <w:jc w:val="center"/>
              <w:rPr>
                <w:rFonts w:ascii="Arial" w:hAnsi="Arial" w:eastAsia="Arial" w:cs="Arial"/>
                <w:sz w:val="18"/>
                <w:szCs w:val="18"/>
              </w:rPr>
            </w:pPr>
          </w:p>
        </w:tc>
      </w:tr>
      <w:tr w14:paraId="1AF14F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Change w:id="96" w:author="Samy Elsayed" w:date="2024-10-30T13:36:38Z">
            <w:tblPrEx>
              <w:tblCellMar>
                <w:top w:w="0" w:type="dxa"/>
                <w:left w:w="108" w:type="dxa"/>
                <w:bottom w:w="0" w:type="dxa"/>
                <w:right w:w="108" w:type="dxa"/>
              </w:tblCellMar>
            </w:tblPrEx>
          </w:tblPrExChange>
        </w:tblPrEx>
        <w:trPr>
          <w:cantSplit/>
          <w:trHeight w:val="710" w:hRule="atLeast"/>
          <w:trPrChange w:id="96" w:author="Samy Elsayed" w:date="2024-10-30T13:36:38Z">
            <w:trPr>
              <w:gridAfter w:val="8"/>
              <w:cantSplit/>
              <w:trHeight w:val="710" w:hRule="atLeast"/>
            </w:trPr>
          </w:trPrChange>
        </w:trPr>
        <w:tc>
          <w:tcPr>
            <w:gridSpan w:val="3"/>
            <w:vAlign w:val="center"/>
            <w:tcPrChange w:id="97" w:author="Samy Elsayed" w:date="2024-10-30T13:36:38Z">
              <w:tcPr>
                <w:vAlign w:val="center"/>
              </w:tcPr>
            </w:tcPrChange>
          </w:tcPr>
          <w:sdt>
            <w:sdtPr>
              <w:tag w:val="goog_rdk_194"/>
              <w:id w:val="147480731"/>
            </w:sdtPr>
            <w:sdtContent>
              <w:p w14:paraId="0000049F">
                <w:pPr>
                  <w:jc w:val="center"/>
                  <w:rPr>
                    <w:del w:id="98" w:author="Samy Elsayed" w:date="2024-10-30T13:36:38Z"/>
                    <w:rFonts w:ascii="Arial" w:hAnsi="Arial" w:eastAsia="Arial" w:cs="Arial"/>
                    <w:sz w:val="18"/>
                    <w:szCs w:val="18"/>
                  </w:rPr>
                </w:pPr>
                <w:sdt>
                  <w:sdtPr>
                    <w:tag w:val="goog_rdk_192"/>
                    <w:id w:val="147482114"/>
                  </w:sdtPr>
                  <w:sdtContent>
                    <w:ins w:id="99" w:author="Samy Elsayed" w:date="2024-10-30T13:36:38Z">
                      <w:r>
                        <w:rPr>
                          <w:rFonts w:ascii="Arial" w:hAnsi="Arial" w:eastAsia="Arial" w:cs="Arial"/>
                          <w:sz w:val="18"/>
                          <w:szCs w:val="18"/>
                          <w:rtl w:val="0"/>
                        </w:rPr>
                        <w:t>ELREEDY SHIPPING</w:t>
                      </w:r>
                    </w:ins>
                  </w:sdtContent>
                </w:sdt>
                <w:sdt>
                  <w:sdtPr>
                    <w:tag w:val="goog_rdk_193"/>
                    <w:id w:val="147461716"/>
                  </w:sdtPr>
                  <w:sdtContent/>
                </w:sdt>
              </w:p>
            </w:sdtContent>
          </w:sdt>
          <w:sdt>
            <w:sdtPr>
              <w:tag w:val="goog_rdk_196"/>
              <w:id w:val="147456063"/>
            </w:sdtPr>
            <w:sdtContent>
              <w:p w14:paraId="000004A0">
                <w:pPr>
                  <w:jc w:val="center"/>
                  <w:rPr>
                    <w:rFonts w:ascii="Arial" w:hAnsi="Arial" w:eastAsia="Arial" w:cs="Arial"/>
                    <w:sz w:val="18"/>
                    <w:szCs w:val="18"/>
                  </w:rPr>
                </w:pPr>
                <w:sdt>
                  <w:sdtPr>
                    <w:tag w:val="goog_rdk_195"/>
                    <w:id w:val="147461860"/>
                  </w:sdtPr>
                  <w:sdtContent/>
                </w:sdt>
              </w:p>
            </w:sdtContent>
          </w:sdt>
        </w:tc>
        <w:tc>
          <w:tcPr>
            <w:vAlign w:val="center"/>
            <w:tcPrChange w:id="100" w:author="Samy Elsayed" w:date="2024-10-30T13:36:38Z">
              <w:tcPr>
                <w:vAlign w:val="center"/>
              </w:tcPr>
            </w:tcPrChange>
          </w:tcPr>
          <w:sdt>
            <w:sdtPr>
              <w:tag w:val="goog_rdk_203"/>
              <w:id w:val="147470837"/>
            </w:sdtPr>
            <w:sdtContent>
              <w:p w14:paraId="000004A3">
                <w:pPr>
                  <w:jc w:val="center"/>
                </w:pPr>
                <w:sdt>
                  <w:sdtPr>
                    <w:tag w:val="goog_rdk_201"/>
                    <w:id w:val="147455193"/>
                  </w:sdtPr>
                  <w:sdtContent>
                    <w:ins w:id="101" w:author="Samy Elsayed" w:date="2024-10-30T13:36:38Z">
                      <w:r>
                        <w:rPr>
                          <w:rFonts w:ascii="Arial" w:hAnsi="Arial" w:eastAsia="Arial" w:cs="Arial"/>
                          <w:sz w:val="18"/>
                          <w:szCs w:val="18"/>
                          <w:rtl w:val="0"/>
                        </w:rPr>
                        <w:t>CH.ENG</w:t>
                      </w:r>
                    </w:ins>
                  </w:sdtContent>
                </w:sdt>
                <w:sdt>
                  <w:sdtPr>
                    <w:tag w:val="goog_rdk_202"/>
                    <w:id w:val="147457307"/>
                  </w:sdtPr>
                  <w:sdtContent/>
                </w:sdt>
              </w:p>
            </w:sdtContent>
          </w:sdt>
        </w:tc>
        <w:tc>
          <w:tcPr>
            <w:vAlign w:val="center"/>
            <w:tcPrChange w:id="102" w:author="Samy Elsayed" w:date="2024-10-30T13:36:38Z">
              <w:tcPr>
                <w:vAlign w:val="center"/>
              </w:tcPr>
            </w:tcPrChange>
          </w:tcPr>
          <w:sdt>
            <w:sdtPr>
              <w:tag w:val="goog_rdk_208"/>
              <w:id w:val="147483271"/>
            </w:sdtPr>
            <w:sdtContent>
              <w:p w14:paraId="000004A4">
                <w:pPr>
                  <w:jc w:val="center"/>
                  <w:rPr>
                    <w:rFonts w:ascii="Arial" w:hAnsi="Arial" w:eastAsia="Arial" w:cs="Arial"/>
                    <w:sz w:val="18"/>
                    <w:szCs w:val="18"/>
                  </w:rPr>
                </w:pPr>
                <w:sdt>
                  <w:sdtPr>
                    <w:tag w:val="goog_rdk_206"/>
                    <w:id w:val="147462934"/>
                  </w:sdtPr>
                  <w:sdtContent>
                    <w:ins w:id="103" w:author="Samy Elsayed" w:date="2024-10-30T13:36:38Z">
                      <w:r>
                        <w:rPr>
                          <w:rtl w:val="0"/>
                        </w:rPr>
                        <w:t>ELREEDY STAR CMACGM</w:t>
                      </w:r>
                    </w:ins>
                  </w:sdtContent>
                </w:sdt>
                <w:sdt>
                  <w:sdtPr>
                    <w:tag w:val="goog_rdk_207"/>
                    <w:id w:val="147455738"/>
                  </w:sdtPr>
                  <w:sdtContent/>
                </w:sdt>
              </w:p>
            </w:sdtContent>
          </w:sdt>
        </w:tc>
        <w:tc>
          <w:tcPr>
            <w:tcPrChange w:id="104" w:author="Samy Elsayed" w:date="2024-10-30T13:36:38Z"/>
          </w:tcPr>
          <w:sdt>
            <w:sdtPr>
              <w:tag w:val="goog_rdk_213"/>
              <w:id w:val="147460313"/>
            </w:sdtPr>
            <w:sdtContent>
              <w:p w14:paraId="000004A5">
                <w:pPr>
                  <w:jc w:val="center"/>
                  <w:rPr>
                    <w:rFonts w:ascii="Arial" w:hAnsi="Arial" w:eastAsia="Arial" w:cs="Arial"/>
                    <w:sz w:val="18"/>
                    <w:szCs w:val="18"/>
                  </w:rPr>
                </w:pPr>
                <w:sdt>
                  <w:sdtPr>
                    <w:tag w:val="goog_rdk_211"/>
                    <w:id w:val="147462918"/>
                  </w:sdtPr>
                  <w:sdtContent>
                    <w:ins w:id="105" w:author="Samy Elsayed" w:date="2024-10-30T13:36:38Z">
                      <w:r>
                        <w:rPr>
                          <w:rFonts w:ascii="Arial" w:hAnsi="Arial" w:eastAsia="Arial" w:cs="Arial"/>
                          <w:sz w:val="18"/>
                          <w:szCs w:val="18"/>
                          <w:rtl w:val="0"/>
                        </w:rPr>
                        <w:t>EGYPT</w:t>
                      </w:r>
                    </w:ins>
                  </w:sdtContent>
                </w:sdt>
                <w:sdt>
                  <w:sdtPr>
                    <w:tag w:val="goog_rdk_212"/>
                    <w:id w:val="147473825"/>
                  </w:sdtPr>
                  <w:sdtContent/>
                </w:sdt>
              </w:p>
            </w:sdtContent>
          </w:sdt>
        </w:tc>
        <w:tc>
          <w:tcPr>
            <w:gridSpan w:val="2"/>
            <w:vAlign w:val="center"/>
            <w:tcPrChange w:id="106" w:author="Samy Elsayed" w:date="2024-10-30T13:36:38Z">
              <w:tcPr>
                <w:vAlign w:val="center"/>
              </w:tcPr>
            </w:tcPrChange>
          </w:tcPr>
          <w:sdt>
            <w:sdtPr>
              <w:tag w:val="goog_rdk_218"/>
              <w:id w:val="147467195"/>
            </w:sdtPr>
            <w:sdtContent>
              <w:p w14:paraId="000004A6">
                <w:pPr>
                  <w:jc w:val="center"/>
                  <w:rPr>
                    <w:rFonts w:ascii="Arial" w:hAnsi="Arial" w:eastAsia="Arial" w:cs="Arial"/>
                    <w:sz w:val="18"/>
                    <w:szCs w:val="18"/>
                  </w:rPr>
                </w:pPr>
                <w:sdt>
                  <w:sdtPr>
                    <w:tag w:val="goog_rdk_216"/>
                    <w:id w:val="147460133"/>
                  </w:sdtPr>
                  <w:sdtContent>
                    <w:ins w:id="107" w:author="Samy Elsayed" w:date="2024-10-30T13:36:38Z">
                      <w:r>
                        <w:rPr>
                          <w:rFonts w:ascii="Arial" w:hAnsi="Arial" w:eastAsia="Arial" w:cs="Arial"/>
                          <w:sz w:val="18"/>
                          <w:szCs w:val="18"/>
                          <w:rtl w:val="0"/>
                        </w:rPr>
                        <w:t>10/12/2021</w:t>
                      </w:r>
                    </w:ins>
                  </w:sdtContent>
                </w:sdt>
                <w:sdt>
                  <w:sdtPr>
                    <w:tag w:val="goog_rdk_217"/>
                    <w:id w:val="147482933"/>
                  </w:sdtPr>
                  <w:sdtContent/>
                </w:sdt>
              </w:p>
            </w:sdtContent>
          </w:sdt>
        </w:tc>
        <w:tc>
          <w:tcPr>
            <w:gridSpan w:val="2"/>
            <w:vAlign w:val="center"/>
            <w:tcPrChange w:id="108" w:author="Samy Elsayed" w:date="2024-10-30T13:36:38Z">
              <w:tcPr>
                <w:vAlign w:val="center"/>
              </w:tcPr>
            </w:tcPrChange>
          </w:tcPr>
          <w:sdt>
            <w:sdtPr>
              <w:tag w:val="goog_rdk_224"/>
              <w:id w:val="147450954"/>
            </w:sdtPr>
            <w:sdtContent>
              <w:p w14:paraId="000004A8">
                <w:pPr>
                  <w:jc w:val="center"/>
                  <w:rPr>
                    <w:rFonts w:ascii="Arial" w:hAnsi="Arial" w:eastAsia="Arial" w:cs="Arial"/>
                    <w:sz w:val="18"/>
                    <w:szCs w:val="18"/>
                  </w:rPr>
                </w:pPr>
                <w:sdt>
                  <w:sdtPr>
                    <w:tag w:val="goog_rdk_222"/>
                    <w:id w:val="147473241"/>
                  </w:sdtPr>
                  <w:sdtContent>
                    <w:ins w:id="109" w:author="Samy Elsayed" w:date="2024-10-30T13:36:38Z">
                      <w:r>
                        <w:rPr>
                          <w:rFonts w:ascii="Arial" w:hAnsi="Arial" w:eastAsia="Arial" w:cs="Arial"/>
                          <w:sz w:val="18"/>
                          <w:szCs w:val="18"/>
                          <w:rtl w:val="0"/>
                        </w:rPr>
                        <w:t>24/07/2022</w:t>
                      </w:r>
                    </w:ins>
                  </w:sdtContent>
                </w:sdt>
                <w:sdt>
                  <w:sdtPr>
                    <w:tag w:val="goog_rdk_223"/>
                    <w:id w:val="147473922"/>
                  </w:sdtPr>
                  <w:sdtContent/>
                </w:sdt>
              </w:p>
            </w:sdtContent>
          </w:sdt>
        </w:tc>
        <w:tc>
          <w:tcPr>
            <w:vAlign w:val="center"/>
            <w:tcPrChange w:id="110" w:author="Samy Elsayed" w:date="2024-10-30T13:36:38Z">
              <w:tcPr>
                <w:vAlign w:val="center"/>
              </w:tcPr>
            </w:tcPrChange>
          </w:tcPr>
          <w:sdt>
            <w:sdtPr>
              <w:tag w:val="goog_rdk_230"/>
              <w:id w:val="147474190"/>
            </w:sdtPr>
            <w:sdtContent>
              <w:p w14:paraId="000004AA">
                <w:pPr>
                  <w:jc w:val="center"/>
                  <w:rPr>
                    <w:rFonts w:ascii="Arial" w:hAnsi="Arial" w:eastAsia="Arial" w:cs="Arial"/>
                    <w:sz w:val="18"/>
                    <w:szCs w:val="18"/>
                  </w:rPr>
                </w:pPr>
                <w:sdt>
                  <w:sdtPr>
                    <w:tag w:val="goog_rdk_228"/>
                    <w:id w:val="147459641"/>
                  </w:sdtPr>
                  <w:sdtContent>
                    <w:ins w:id="111" w:author="Samy Elsayed" w:date="2024-10-30T13:36:38Z">
                      <w:r>
                        <w:rPr>
                          <w:rFonts w:ascii="Arial" w:hAnsi="Arial" w:eastAsia="Arial" w:cs="Arial"/>
                          <w:sz w:val="18"/>
                          <w:szCs w:val="18"/>
                          <w:rtl w:val="0"/>
                        </w:rPr>
                        <w:t>7</w:t>
                      </w:r>
                    </w:ins>
                  </w:sdtContent>
                </w:sdt>
                <w:sdt>
                  <w:sdtPr>
                    <w:tag w:val="goog_rdk_229"/>
                    <w:id w:val="147475300"/>
                  </w:sdtPr>
                  <w:sdtContent/>
                </w:sdt>
              </w:p>
            </w:sdtContent>
          </w:sdt>
        </w:tc>
        <w:tc>
          <w:tcPr>
            <w:gridSpan w:val="2"/>
            <w:vAlign w:val="center"/>
            <w:tcPrChange w:id="112" w:author="Samy Elsayed" w:date="2024-10-30T13:36:38Z">
              <w:tcPr>
                <w:vAlign w:val="center"/>
              </w:tcPr>
            </w:tcPrChange>
          </w:tcPr>
          <w:sdt>
            <w:sdtPr>
              <w:tag w:val="goog_rdk_235"/>
              <w:id w:val="147460345"/>
            </w:sdtPr>
            <w:sdtContent>
              <w:p w14:paraId="000004AB">
                <w:pPr>
                  <w:jc w:val="center"/>
                  <w:rPr>
                    <w:rFonts w:ascii="Arial" w:hAnsi="Arial" w:eastAsia="Arial" w:cs="Arial"/>
                    <w:sz w:val="18"/>
                    <w:szCs w:val="18"/>
                  </w:rPr>
                </w:pPr>
                <w:sdt>
                  <w:sdtPr>
                    <w:tag w:val="goog_rdk_233"/>
                    <w:id w:val="147465829"/>
                  </w:sdtPr>
                  <w:sdtContent>
                    <w:ins w:id="113" w:author="Samy Elsayed" w:date="2024-10-30T13:36:38Z">
                      <w:r>
                        <w:rPr>
                          <w:rFonts w:ascii="Arial" w:hAnsi="Arial" w:eastAsia="Arial" w:cs="Arial"/>
                          <w:sz w:val="18"/>
                          <w:szCs w:val="18"/>
                          <w:rtl w:val="0"/>
                        </w:rPr>
                        <w:t>MALTIPURPOS&amp;CONTAINER</w:t>
                      </w:r>
                    </w:ins>
                  </w:sdtContent>
                </w:sdt>
                <w:sdt>
                  <w:sdtPr>
                    <w:tag w:val="goog_rdk_234"/>
                    <w:id w:val="147459566"/>
                  </w:sdtPr>
                  <w:sdtContent/>
                </w:sdt>
              </w:p>
            </w:sdtContent>
          </w:sdt>
        </w:tc>
        <w:tc>
          <w:tcPr>
            <w:gridSpan w:val="2"/>
            <w:vAlign w:val="center"/>
            <w:tcPrChange w:id="114" w:author="Samy Elsayed" w:date="2024-10-30T13:36:38Z">
              <w:tcPr>
                <w:vAlign w:val="center"/>
              </w:tcPr>
            </w:tcPrChange>
          </w:tcPr>
          <w:p w14:paraId="000004AD">
            <w:pPr>
              <w:jc w:val="center"/>
              <w:rPr>
                <w:rFonts w:ascii="Arial" w:hAnsi="Arial" w:eastAsia="Arial" w:cs="Arial"/>
                <w:sz w:val="18"/>
                <w:szCs w:val="18"/>
              </w:rPr>
            </w:pPr>
            <w:sdt>
              <w:sdtPr>
                <w:tag w:val="goog_rdk_238"/>
                <w:id w:val="147471351"/>
              </w:sdtPr>
              <w:sdtContent>
                <w:ins w:id="115" w:author="Samy Elsayed" w:date="2024-10-30T14:14:43Z">
                  <w:r>
                    <w:rPr>
                      <w:rFonts w:ascii="Arial" w:hAnsi="Arial" w:eastAsia="Arial" w:cs="Arial"/>
                      <w:sz w:val="18"/>
                      <w:szCs w:val="18"/>
                      <w:rtl w:val="0"/>
                    </w:rPr>
                    <w:t>22000</w:t>
                  </w:r>
                </w:ins>
              </w:sdtContent>
            </w:sdt>
          </w:p>
        </w:tc>
        <w:tc>
          <w:tcPr>
            <w:vAlign w:val="center"/>
            <w:tcPrChange w:id="116" w:author="Samy Elsayed" w:date="2024-10-30T13:36:38Z">
              <w:tcPr>
                <w:vAlign w:val="center"/>
              </w:tcPr>
            </w:tcPrChange>
          </w:tcPr>
          <w:sdt>
            <w:sdtPr>
              <w:tag w:val="goog_rdk_243"/>
              <w:id w:val="147468796"/>
            </w:sdtPr>
            <w:sdtContent>
              <w:p w14:paraId="000004AF">
                <w:pPr>
                  <w:jc w:val="center"/>
                  <w:rPr>
                    <w:rFonts w:ascii="Arial" w:hAnsi="Arial" w:eastAsia="Arial" w:cs="Arial"/>
                    <w:sz w:val="18"/>
                    <w:szCs w:val="18"/>
                  </w:rPr>
                </w:pPr>
                <w:sdt>
                  <w:sdtPr>
                    <w:tag w:val="goog_rdk_241"/>
                    <w:id w:val="147471210"/>
                  </w:sdtPr>
                  <w:sdtContent>
                    <w:ins w:id="117" w:author="Samy Elsayed" w:date="2024-10-30T14:15:11Z">
                      <w:r>
                        <w:rPr>
                          <w:rFonts w:ascii="Arial" w:hAnsi="Arial" w:eastAsia="Arial" w:cs="Arial"/>
                          <w:sz w:val="18"/>
                          <w:szCs w:val="18"/>
                          <w:rtl w:val="0"/>
                        </w:rPr>
                        <w:t>MITSUBISHI</w:t>
                      </w:r>
                    </w:ins>
                  </w:sdtContent>
                </w:sdt>
                <w:sdt>
                  <w:sdtPr>
                    <w:tag w:val="goog_rdk_242"/>
                    <w:id w:val="147465564"/>
                  </w:sdtPr>
                  <w:sdtContent/>
                </w:sdt>
              </w:p>
            </w:sdtContent>
          </w:sdt>
        </w:tc>
        <w:tc>
          <w:tcPr>
            <w:gridSpan w:val="2"/>
            <w:vAlign w:val="center"/>
            <w:tcPrChange w:id="118" w:author="Samy Elsayed" w:date="2024-10-30T13:36:38Z">
              <w:tcPr>
                <w:vAlign w:val="center"/>
              </w:tcPr>
            </w:tcPrChange>
          </w:tcPr>
          <w:p w14:paraId="000004B0">
            <w:pPr>
              <w:jc w:val="center"/>
              <w:rPr>
                <w:rFonts w:ascii="Arial" w:hAnsi="Arial" w:eastAsia="Arial" w:cs="Arial"/>
                <w:sz w:val="18"/>
                <w:szCs w:val="18"/>
              </w:rPr>
            </w:pPr>
            <w:sdt>
              <w:sdtPr>
                <w:tag w:val="goog_rdk_245"/>
                <w:id w:val="147481288"/>
              </w:sdtPr>
              <w:sdtContent>
                <w:ins w:id="119" w:author="Samy Elsayed" w:date="2024-10-30T14:26:52Z">
                  <w:r>
                    <w:rPr>
                      <w:rFonts w:ascii="Arial" w:hAnsi="Arial" w:eastAsia="Arial" w:cs="Arial"/>
                      <w:sz w:val="18"/>
                      <w:szCs w:val="18"/>
                      <w:rtl w:val="0"/>
                    </w:rPr>
                    <w:t>11200H.B</w:t>
                  </w:r>
                </w:ins>
              </w:sdtContent>
            </w:sdt>
          </w:p>
        </w:tc>
        <w:tc>
          <w:tcPr>
            <w:gridSpan w:val="2"/>
            <w:vAlign w:val="center"/>
            <w:tcPrChange w:id="120" w:author="Samy Elsayed" w:date="2024-10-30T13:36:38Z">
              <w:tcPr>
                <w:vAlign w:val="center"/>
              </w:tcPr>
            </w:tcPrChange>
          </w:tcPr>
          <w:p w14:paraId="000004B2">
            <w:pPr>
              <w:spacing w:before="60" w:after="60"/>
              <w:jc w:val="center"/>
              <w:rPr>
                <w:rFonts w:ascii="Arial" w:hAnsi="Arial" w:eastAsia="Arial" w:cs="Arial"/>
                <w:sz w:val="18"/>
                <w:szCs w:val="18"/>
              </w:rPr>
            </w:pPr>
          </w:p>
        </w:tc>
      </w:tr>
      <w:tr w14:paraId="1A471B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Change w:id="121" w:author="Samy Elsayed" w:date="2024-10-30T13:38:27Z">
            <w:tblPrEx>
              <w:tblCellMar>
                <w:top w:w="0" w:type="dxa"/>
                <w:left w:w="108" w:type="dxa"/>
                <w:bottom w:w="0" w:type="dxa"/>
                <w:right w:w="108" w:type="dxa"/>
              </w:tblCellMar>
            </w:tblPrEx>
          </w:tblPrExChange>
        </w:tblPrEx>
        <w:trPr>
          <w:cantSplit/>
          <w:trHeight w:val="710" w:hRule="atLeast"/>
          <w:trPrChange w:id="121" w:author="Samy Elsayed" w:date="2024-10-30T13:38:27Z">
            <w:trPr>
              <w:gridAfter w:val="8"/>
              <w:cantSplit/>
              <w:trHeight w:val="710" w:hRule="atLeast"/>
            </w:trPr>
          </w:trPrChange>
        </w:trPr>
        <w:tc>
          <w:tcPr>
            <w:gridSpan w:val="3"/>
            <w:vAlign w:val="center"/>
            <w:tcPrChange w:id="122" w:author="Samy Elsayed" w:date="2024-10-30T13:38:27Z">
              <w:tcPr>
                <w:vAlign w:val="center"/>
              </w:tcPr>
            </w:tcPrChange>
          </w:tcPr>
          <w:sdt>
            <w:sdtPr>
              <w:tag w:val="goog_rdk_250"/>
              <w:id w:val="147465404"/>
            </w:sdtPr>
            <w:sdtContent>
              <w:p w14:paraId="000004B4">
                <w:pPr>
                  <w:jc w:val="center"/>
                  <w:rPr>
                    <w:rFonts w:ascii="Arial" w:hAnsi="Arial" w:eastAsia="Arial" w:cs="Arial"/>
                    <w:sz w:val="18"/>
                    <w:szCs w:val="18"/>
                  </w:rPr>
                </w:pPr>
                <w:sdt>
                  <w:sdtPr>
                    <w:tag w:val="goog_rdk_248"/>
                    <w:id w:val="147483179"/>
                  </w:sdtPr>
                  <w:sdtContent>
                    <w:ins w:id="123" w:author="Samy Elsayed" w:date="2024-10-30T13:38:27Z">
                      <w:r>
                        <w:rPr>
                          <w:rFonts w:ascii="Arial" w:hAnsi="Arial" w:eastAsia="Arial" w:cs="Arial"/>
                          <w:sz w:val="18"/>
                          <w:szCs w:val="18"/>
                          <w:rtl w:val="0"/>
                        </w:rPr>
                        <w:t>ELREEDY SHIPPING</w:t>
                      </w:r>
                    </w:ins>
                  </w:sdtContent>
                </w:sdt>
                <w:sdt>
                  <w:sdtPr>
                    <w:tag w:val="goog_rdk_249"/>
                    <w:id w:val="147451193"/>
                  </w:sdtPr>
                  <w:sdtContent/>
                </w:sdt>
              </w:p>
            </w:sdtContent>
          </w:sdt>
        </w:tc>
        <w:tc>
          <w:tcPr>
            <w:vAlign w:val="center"/>
            <w:tcPrChange w:id="124" w:author="Samy Elsayed" w:date="2024-10-30T13:38:27Z">
              <w:tcPr>
                <w:vAlign w:val="center"/>
              </w:tcPr>
            </w:tcPrChange>
          </w:tcPr>
          <w:sdt>
            <w:sdtPr>
              <w:tag w:val="goog_rdk_257"/>
              <w:id w:val="147457960"/>
            </w:sdtPr>
            <w:sdtContent>
              <w:p w14:paraId="000004B7">
                <w:pPr>
                  <w:jc w:val="center"/>
                </w:pPr>
                <w:sdt>
                  <w:sdtPr>
                    <w:tag w:val="goog_rdk_255"/>
                    <w:id w:val="147478337"/>
                  </w:sdtPr>
                  <w:sdtContent>
                    <w:ins w:id="125" w:author="Samy Elsayed" w:date="2024-10-30T13:38:27Z">
                      <w:r>
                        <w:rPr>
                          <w:rFonts w:ascii="Arial" w:hAnsi="Arial" w:eastAsia="Arial" w:cs="Arial"/>
                          <w:sz w:val="18"/>
                          <w:szCs w:val="18"/>
                          <w:rtl w:val="0"/>
                        </w:rPr>
                        <w:t>CH.ENG</w:t>
                      </w:r>
                    </w:ins>
                  </w:sdtContent>
                </w:sdt>
                <w:sdt>
                  <w:sdtPr>
                    <w:tag w:val="goog_rdk_256"/>
                    <w:id w:val="147465050"/>
                  </w:sdtPr>
                  <w:sdtContent/>
                </w:sdt>
              </w:p>
            </w:sdtContent>
          </w:sdt>
        </w:tc>
        <w:tc>
          <w:tcPr>
            <w:vAlign w:val="center"/>
            <w:tcPrChange w:id="126" w:author="Samy Elsayed" w:date="2024-10-30T13:38:27Z">
              <w:tcPr>
                <w:vAlign w:val="center"/>
              </w:tcPr>
            </w:tcPrChange>
          </w:tcPr>
          <w:sdt>
            <w:sdtPr>
              <w:tag w:val="goog_rdk_262"/>
              <w:id w:val="147458604"/>
            </w:sdtPr>
            <w:sdtContent>
              <w:p w14:paraId="000004B8">
                <w:pPr>
                  <w:jc w:val="center"/>
                  <w:rPr>
                    <w:rFonts w:ascii="Arial" w:hAnsi="Arial" w:eastAsia="Arial" w:cs="Arial"/>
                    <w:sz w:val="18"/>
                    <w:szCs w:val="18"/>
                  </w:rPr>
                </w:pPr>
                <w:sdt>
                  <w:sdtPr>
                    <w:tag w:val="goog_rdk_260"/>
                    <w:id w:val="147482179"/>
                  </w:sdtPr>
                  <w:sdtContent>
                    <w:ins w:id="127" w:author="Samy Elsayed" w:date="2024-10-30T13:38:27Z">
                      <w:r>
                        <w:rPr>
                          <w:rtl w:val="0"/>
                        </w:rPr>
                        <w:t>ELREEDY STAR CMACGM</w:t>
                      </w:r>
                    </w:ins>
                  </w:sdtContent>
                </w:sdt>
                <w:sdt>
                  <w:sdtPr>
                    <w:tag w:val="goog_rdk_261"/>
                    <w:id w:val="147470324"/>
                  </w:sdtPr>
                  <w:sdtContent/>
                </w:sdt>
              </w:p>
            </w:sdtContent>
          </w:sdt>
        </w:tc>
        <w:tc>
          <w:tcPr>
            <w:tcPrChange w:id="128" w:author="Samy Elsayed" w:date="2024-10-30T13:38:27Z"/>
          </w:tcPr>
          <w:sdt>
            <w:sdtPr>
              <w:tag w:val="goog_rdk_267"/>
              <w:id w:val="147465251"/>
            </w:sdtPr>
            <w:sdtContent>
              <w:p w14:paraId="000004B9">
                <w:pPr>
                  <w:jc w:val="center"/>
                  <w:rPr>
                    <w:rFonts w:ascii="Arial" w:hAnsi="Arial" w:eastAsia="Arial" w:cs="Arial"/>
                    <w:sz w:val="18"/>
                    <w:szCs w:val="18"/>
                  </w:rPr>
                </w:pPr>
                <w:sdt>
                  <w:sdtPr>
                    <w:tag w:val="goog_rdk_265"/>
                    <w:id w:val="147476019"/>
                  </w:sdtPr>
                  <w:sdtContent>
                    <w:ins w:id="129" w:author="Samy Elsayed" w:date="2024-10-30T13:38:27Z">
                      <w:r>
                        <w:rPr>
                          <w:rFonts w:ascii="Arial" w:hAnsi="Arial" w:eastAsia="Arial" w:cs="Arial"/>
                          <w:sz w:val="18"/>
                          <w:szCs w:val="18"/>
                          <w:rtl w:val="0"/>
                        </w:rPr>
                        <w:t>EGYPT</w:t>
                      </w:r>
                    </w:ins>
                  </w:sdtContent>
                </w:sdt>
                <w:sdt>
                  <w:sdtPr>
                    <w:tag w:val="goog_rdk_266"/>
                    <w:id w:val="147480672"/>
                  </w:sdtPr>
                  <w:sdtContent/>
                </w:sdt>
              </w:p>
            </w:sdtContent>
          </w:sdt>
        </w:tc>
        <w:tc>
          <w:tcPr>
            <w:gridSpan w:val="2"/>
            <w:vAlign w:val="center"/>
            <w:tcPrChange w:id="130" w:author="Samy Elsayed" w:date="2024-10-30T13:38:27Z">
              <w:tcPr>
                <w:vAlign w:val="center"/>
              </w:tcPr>
            </w:tcPrChange>
          </w:tcPr>
          <w:sdt>
            <w:sdtPr>
              <w:tag w:val="goog_rdk_272"/>
              <w:id w:val="147452788"/>
            </w:sdtPr>
            <w:sdtContent>
              <w:p w14:paraId="000004BA">
                <w:pPr>
                  <w:jc w:val="center"/>
                  <w:rPr>
                    <w:rFonts w:ascii="Arial" w:hAnsi="Arial" w:eastAsia="Arial" w:cs="Arial"/>
                    <w:sz w:val="18"/>
                    <w:szCs w:val="18"/>
                  </w:rPr>
                </w:pPr>
                <w:sdt>
                  <w:sdtPr>
                    <w:tag w:val="goog_rdk_270"/>
                    <w:id w:val="147483340"/>
                  </w:sdtPr>
                  <w:sdtContent>
                    <w:ins w:id="131" w:author="Samy Elsayed" w:date="2024-10-30T13:38:27Z">
                      <w:r>
                        <w:rPr>
                          <w:rFonts w:ascii="Arial" w:hAnsi="Arial" w:eastAsia="Arial" w:cs="Arial"/>
                          <w:sz w:val="18"/>
                          <w:szCs w:val="18"/>
                          <w:rtl w:val="0"/>
                        </w:rPr>
                        <w:t>03/09/2020</w:t>
                      </w:r>
                    </w:ins>
                  </w:sdtContent>
                </w:sdt>
                <w:sdt>
                  <w:sdtPr>
                    <w:tag w:val="goog_rdk_271"/>
                    <w:id w:val="147463817"/>
                  </w:sdtPr>
                  <w:sdtContent/>
                </w:sdt>
              </w:p>
            </w:sdtContent>
          </w:sdt>
        </w:tc>
        <w:tc>
          <w:tcPr>
            <w:gridSpan w:val="2"/>
            <w:vAlign w:val="center"/>
            <w:tcPrChange w:id="132" w:author="Samy Elsayed" w:date="2024-10-30T13:38:27Z">
              <w:tcPr>
                <w:vAlign w:val="center"/>
              </w:tcPr>
            </w:tcPrChange>
          </w:tcPr>
          <w:sdt>
            <w:sdtPr>
              <w:tag w:val="goog_rdk_278"/>
              <w:id w:val="147481085"/>
            </w:sdtPr>
            <w:sdtContent>
              <w:p w14:paraId="000004BC">
                <w:pPr>
                  <w:jc w:val="center"/>
                  <w:rPr>
                    <w:rFonts w:ascii="Arial" w:hAnsi="Arial" w:eastAsia="Arial" w:cs="Arial"/>
                    <w:sz w:val="18"/>
                    <w:szCs w:val="18"/>
                  </w:rPr>
                </w:pPr>
                <w:sdt>
                  <w:sdtPr>
                    <w:tag w:val="goog_rdk_276"/>
                    <w:id w:val="147476058"/>
                  </w:sdtPr>
                  <w:sdtContent>
                    <w:ins w:id="133" w:author="Samy Elsayed" w:date="2024-10-30T13:38:27Z">
                      <w:r>
                        <w:rPr>
                          <w:rFonts w:ascii="Arial" w:hAnsi="Arial" w:eastAsia="Arial" w:cs="Arial"/>
                          <w:sz w:val="18"/>
                          <w:szCs w:val="18"/>
                          <w:rtl w:val="0"/>
                        </w:rPr>
                        <w:t>09/02/2021</w:t>
                      </w:r>
                    </w:ins>
                  </w:sdtContent>
                </w:sdt>
                <w:sdt>
                  <w:sdtPr>
                    <w:tag w:val="goog_rdk_277"/>
                    <w:id w:val="147452549"/>
                  </w:sdtPr>
                  <w:sdtContent/>
                </w:sdt>
              </w:p>
            </w:sdtContent>
          </w:sdt>
        </w:tc>
        <w:tc>
          <w:tcPr>
            <w:vAlign w:val="center"/>
            <w:tcPrChange w:id="134" w:author="Samy Elsayed" w:date="2024-10-30T13:38:27Z">
              <w:tcPr>
                <w:vAlign w:val="center"/>
              </w:tcPr>
            </w:tcPrChange>
          </w:tcPr>
          <w:sdt>
            <w:sdtPr>
              <w:tag w:val="goog_rdk_284"/>
              <w:id w:val="147469742"/>
            </w:sdtPr>
            <w:sdtContent>
              <w:p w14:paraId="000004BE">
                <w:pPr>
                  <w:jc w:val="center"/>
                  <w:rPr>
                    <w:rFonts w:ascii="Arial" w:hAnsi="Arial" w:eastAsia="Arial" w:cs="Arial"/>
                    <w:sz w:val="18"/>
                    <w:szCs w:val="18"/>
                  </w:rPr>
                </w:pPr>
                <w:sdt>
                  <w:sdtPr>
                    <w:tag w:val="goog_rdk_282"/>
                    <w:id w:val="147476479"/>
                  </w:sdtPr>
                  <w:sdtContent>
                    <w:ins w:id="135" w:author="Samy Elsayed" w:date="2024-10-30T13:38:27Z">
                      <w:r>
                        <w:rPr>
                          <w:rFonts w:ascii="Arial" w:hAnsi="Arial" w:eastAsia="Arial" w:cs="Arial"/>
                          <w:sz w:val="18"/>
                          <w:szCs w:val="18"/>
                          <w:rtl w:val="0"/>
                        </w:rPr>
                        <w:t>5</w:t>
                      </w:r>
                    </w:ins>
                  </w:sdtContent>
                </w:sdt>
                <w:sdt>
                  <w:sdtPr>
                    <w:tag w:val="goog_rdk_283"/>
                    <w:id w:val="147464142"/>
                  </w:sdtPr>
                  <w:sdtContent/>
                </w:sdt>
              </w:p>
            </w:sdtContent>
          </w:sdt>
        </w:tc>
        <w:tc>
          <w:tcPr>
            <w:gridSpan w:val="2"/>
            <w:vAlign w:val="center"/>
            <w:tcPrChange w:id="136" w:author="Samy Elsayed" w:date="2024-10-30T13:38:27Z">
              <w:tcPr>
                <w:vAlign w:val="center"/>
              </w:tcPr>
            </w:tcPrChange>
          </w:tcPr>
          <w:sdt>
            <w:sdtPr>
              <w:tag w:val="goog_rdk_289"/>
              <w:id w:val="147466356"/>
            </w:sdtPr>
            <w:sdtContent>
              <w:p w14:paraId="000004BF">
                <w:pPr>
                  <w:jc w:val="center"/>
                  <w:rPr>
                    <w:rFonts w:ascii="Arial" w:hAnsi="Arial" w:eastAsia="Arial" w:cs="Arial"/>
                    <w:sz w:val="18"/>
                    <w:szCs w:val="18"/>
                  </w:rPr>
                </w:pPr>
                <w:sdt>
                  <w:sdtPr>
                    <w:tag w:val="goog_rdk_287"/>
                    <w:id w:val="147467193"/>
                  </w:sdtPr>
                  <w:sdtContent>
                    <w:ins w:id="137" w:author="Samy Elsayed" w:date="2024-10-30T13:38:27Z">
                      <w:r>
                        <w:rPr>
                          <w:rFonts w:ascii="Arial" w:hAnsi="Arial" w:eastAsia="Arial" w:cs="Arial"/>
                          <w:sz w:val="18"/>
                          <w:szCs w:val="18"/>
                          <w:rtl w:val="0"/>
                        </w:rPr>
                        <w:t>MALTIPURPOS&amp;CONTAINER</w:t>
                      </w:r>
                    </w:ins>
                  </w:sdtContent>
                </w:sdt>
                <w:sdt>
                  <w:sdtPr>
                    <w:tag w:val="goog_rdk_288"/>
                    <w:id w:val="147459049"/>
                  </w:sdtPr>
                  <w:sdtContent/>
                </w:sdt>
              </w:p>
            </w:sdtContent>
          </w:sdt>
        </w:tc>
        <w:tc>
          <w:tcPr>
            <w:gridSpan w:val="2"/>
            <w:vAlign w:val="center"/>
            <w:tcPrChange w:id="138" w:author="Samy Elsayed" w:date="2024-10-30T13:38:27Z">
              <w:tcPr>
                <w:vAlign w:val="center"/>
              </w:tcPr>
            </w:tcPrChange>
          </w:tcPr>
          <w:p w14:paraId="000004C1">
            <w:pPr>
              <w:jc w:val="center"/>
              <w:rPr>
                <w:rFonts w:ascii="Arial" w:hAnsi="Arial" w:eastAsia="Arial" w:cs="Arial"/>
                <w:sz w:val="18"/>
                <w:szCs w:val="18"/>
              </w:rPr>
            </w:pPr>
            <w:sdt>
              <w:sdtPr>
                <w:tag w:val="goog_rdk_292"/>
                <w:id w:val="147476307"/>
              </w:sdtPr>
              <w:sdtContent>
                <w:ins w:id="139" w:author="Samy Elsayed" w:date="2024-10-30T14:15:38Z">
                  <w:r>
                    <w:rPr>
                      <w:rFonts w:ascii="Arial" w:hAnsi="Arial" w:eastAsia="Arial" w:cs="Arial"/>
                      <w:sz w:val="18"/>
                      <w:szCs w:val="18"/>
                      <w:rtl w:val="0"/>
                    </w:rPr>
                    <w:t>22000</w:t>
                  </w:r>
                </w:ins>
              </w:sdtContent>
            </w:sdt>
          </w:p>
        </w:tc>
        <w:tc>
          <w:tcPr>
            <w:vAlign w:val="center"/>
            <w:tcPrChange w:id="140" w:author="Samy Elsayed" w:date="2024-10-30T13:38:27Z">
              <w:tcPr>
                <w:vAlign w:val="center"/>
              </w:tcPr>
            </w:tcPrChange>
          </w:tcPr>
          <w:sdt>
            <w:sdtPr>
              <w:tag w:val="goog_rdk_297"/>
              <w:id w:val="147478496"/>
            </w:sdtPr>
            <w:sdtContent>
              <w:p w14:paraId="000004C3">
                <w:pPr>
                  <w:jc w:val="center"/>
                  <w:rPr>
                    <w:rFonts w:ascii="Arial" w:hAnsi="Arial" w:eastAsia="Arial" w:cs="Arial"/>
                    <w:sz w:val="18"/>
                    <w:szCs w:val="18"/>
                  </w:rPr>
                </w:pPr>
                <w:sdt>
                  <w:sdtPr>
                    <w:tag w:val="goog_rdk_295"/>
                    <w:id w:val="147458500"/>
                  </w:sdtPr>
                  <w:sdtContent>
                    <w:ins w:id="141" w:author="Samy Elsayed" w:date="2024-10-30T14:15:33Z">
                      <w:r>
                        <w:rPr>
                          <w:rFonts w:ascii="Arial" w:hAnsi="Arial" w:eastAsia="Arial" w:cs="Arial"/>
                          <w:sz w:val="18"/>
                          <w:szCs w:val="18"/>
                          <w:rtl w:val="0"/>
                        </w:rPr>
                        <w:t>MITSUBISHI</w:t>
                      </w:r>
                    </w:ins>
                  </w:sdtContent>
                </w:sdt>
                <w:sdt>
                  <w:sdtPr>
                    <w:tag w:val="goog_rdk_296"/>
                    <w:id w:val="147464080"/>
                  </w:sdtPr>
                  <w:sdtContent/>
                </w:sdt>
              </w:p>
            </w:sdtContent>
          </w:sdt>
        </w:tc>
        <w:tc>
          <w:tcPr>
            <w:gridSpan w:val="2"/>
            <w:vAlign w:val="center"/>
            <w:tcPrChange w:id="142" w:author="Samy Elsayed" w:date="2024-10-30T13:38:27Z">
              <w:tcPr>
                <w:vAlign w:val="center"/>
              </w:tcPr>
            </w:tcPrChange>
          </w:tcPr>
          <w:p w14:paraId="000004C4">
            <w:pPr>
              <w:jc w:val="center"/>
              <w:rPr>
                <w:rFonts w:ascii="Arial" w:hAnsi="Arial" w:eastAsia="Arial" w:cs="Arial"/>
                <w:sz w:val="18"/>
                <w:szCs w:val="18"/>
              </w:rPr>
            </w:pPr>
            <w:sdt>
              <w:sdtPr>
                <w:tag w:val="goog_rdk_299"/>
                <w:id w:val="147465896"/>
              </w:sdtPr>
              <w:sdtContent>
                <w:ins w:id="143" w:author="Samy Elsayed" w:date="2024-10-30T14:27:02Z">
                  <w:r>
                    <w:rPr>
                      <w:rFonts w:ascii="Arial" w:hAnsi="Arial" w:eastAsia="Arial" w:cs="Arial"/>
                      <w:sz w:val="18"/>
                      <w:szCs w:val="18"/>
                      <w:rtl w:val="0"/>
                    </w:rPr>
                    <w:t>11200H.</w:t>
                  </w:r>
                </w:ins>
              </w:sdtContent>
            </w:sdt>
          </w:p>
        </w:tc>
        <w:tc>
          <w:tcPr>
            <w:gridSpan w:val="2"/>
            <w:vAlign w:val="center"/>
            <w:tcPrChange w:id="144" w:author="Samy Elsayed" w:date="2024-10-30T13:38:27Z">
              <w:tcPr>
                <w:vAlign w:val="center"/>
              </w:tcPr>
            </w:tcPrChange>
          </w:tcPr>
          <w:p w14:paraId="000004C6">
            <w:pPr>
              <w:spacing w:before="60" w:after="60"/>
              <w:jc w:val="center"/>
              <w:rPr>
                <w:rFonts w:ascii="Arial" w:hAnsi="Arial" w:eastAsia="Arial" w:cs="Arial"/>
                <w:sz w:val="18"/>
                <w:szCs w:val="18"/>
              </w:rPr>
            </w:pPr>
          </w:p>
        </w:tc>
      </w:tr>
      <w:tr w14:paraId="725C14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Change w:id="145" w:author="Samy Elsayed" w:date="2024-10-30T13:40:45Z">
            <w:tblPrEx>
              <w:tblCellMar>
                <w:top w:w="0" w:type="dxa"/>
                <w:left w:w="108" w:type="dxa"/>
                <w:bottom w:w="0" w:type="dxa"/>
                <w:right w:w="108" w:type="dxa"/>
              </w:tblCellMar>
            </w:tblPrEx>
          </w:tblPrExChange>
        </w:tblPrEx>
        <w:trPr>
          <w:cantSplit/>
          <w:trHeight w:val="710" w:hRule="atLeast"/>
          <w:trPrChange w:id="145" w:author="Samy Elsayed" w:date="2024-10-30T13:40:45Z">
            <w:trPr>
              <w:gridAfter w:val="8"/>
              <w:cantSplit/>
              <w:trHeight w:val="710" w:hRule="atLeast"/>
            </w:trPr>
          </w:trPrChange>
        </w:trPr>
        <w:tc>
          <w:tcPr>
            <w:gridSpan w:val="3"/>
            <w:vAlign w:val="center"/>
            <w:tcPrChange w:id="146" w:author="Samy Elsayed" w:date="2024-10-30T13:40:45Z">
              <w:tcPr>
                <w:vAlign w:val="center"/>
              </w:tcPr>
            </w:tcPrChange>
          </w:tcPr>
          <w:sdt>
            <w:sdtPr>
              <w:tag w:val="goog_rdk_304"/>
              <w:id w:val="147471074"/>
            </w:sdtPr>
            <w:sdtContent>
              <w:p w14:paraId="000004C8">
                <w:pPr>
                  <w:jc w:val="center"/>
                  <w:rPr>
                    <w:rFonts w:ascii="Arial" w:hAnsi="Arial" w:eastAsia="Arial" w:cs="Arial"/>
                    <w:sz w:val="18"/>
                    <w:szCs w:val="18"/>
                  </w:rPr>
                </w:pPr>
                <w:sdt>
                  <w:sdtPr>
                    <w:tag w:val="goog_rdk_302"/>
                    <w:id w:val="147481786"/>
                  </w:sdtPr>
                  <w:sdtContent>
                    <w:ins w:id="147" w:author="Samy Elsayed" w:date="2024-10-30T13:40:45Z">
                      <w:r>
                        <w:rPr>
                          <w:rFonts w:ascii="Arial" w:hAnsi="Arial" w:eastAsia="Arial" w:cs="Arial"/>
                          <w:sz w:val="18"/>
                          <w:szCs w:val="18"/>
                          <w:rtl w:val="0"/>
                        </w:rPr>
                        <w:t>ELREEDY SHIPPING</w:t>
                      </w:r>
                    </w:ins>
                  </w:sdtContent>
                </w:sdt>
                <w:sdt>
                  <w:sdtPr>
                    <w:tag w:val="goog_rdk_303"/>
                    <w:id w:val="147469973"/>
                  </w:sdtPr>
                  <w:sdtContent/>
                </w:sdt>
              </w:p>
            </w:sdtContent>
          </w:sdt>
        </w:tc>
        <w:tc>
          <w:tcPr>
            <w:vAlign w:val="center"/>
            <w:tcPrChange w:id="148" w:author="Samy Elsayed" w:date="2024-10-30T13:40:45Z">
              <w:tcPr>
                <w:vAlign w:val="center"/>
              </w:tcPr>
            </w:tcPrChange>
          </w:tcPr>
          <w:sdt>
            <w:sdtPr>
              <w:tag w:val="goog_rdk_311"/>
              <w:id w:val="147456102"/>
            </w:sdtPr>
            <w:sdtContent>
              <w:p w14:paraId="000004CB">
                <w:pPr>
                  <w:jc w:val="center"/>
                </w:pPr>
                <w:sdt>
                  <w:sdtPr>
                    <w:tag w:val="goog_rdk_309"/>
                    <w:id w:val="147465774"/>
                  </w:sdtPr>
                  <w:sdtContent>
                    <w:ins w:id="149" w:author="Samy Elsayed" w:date="2024-10-30T13:40:45Z">
                      <w:r>
                        <w:rPr>
                          <w:rFonts w:ascii="Arial" w:hAnsi="Arial" w:eastAsia="Arial" w:cs="Arial"/>
                          <w:sz w:val="18"/>
                          <w:szCs w:val="18"/>
                          <w:rtl w:val="0"/>
                        </w:rPr>
                        <w:t>CH.ENG</w:t>
                      </w:r>
                    </w:ins>
                  </w:sdtContent>
                </w:sdt>
                <w:sdt>
                  <w:sdtPr>
                    <w:tag w:val="goog_rdk_310"/>
                    <w:id w:val="147458628"/>
                  </w:sdtPr>
                  <w:sdtContent/>
                </w:sdt>
              </w:p>
            </w:sdtContent>
          </w:sdt>
        </w:tc>
        <w:tc>
          <w:tcPr>
            <w:vAlign w:val="center"/>
            <w:tcPrChange w:id="150" w:author="Samy Elsayed" w:date="2024-10-30T13:40:45Z">
              <w:tcPr>
                <w:vAlign w:val="center"/>
              </w:tcPr>
            </w:tcPrChange>
          </w:tcPr>
          <w:sdt>
            <w:sdtPr>
              <w:tag w:val="goog_rdk_316"/>
              <w:id w:val="147471964"/>
            </w:sdtPr>
            <w:sdtContent>
              <w:p w14:paraId="000004CC">
                <w:pPr>
                  <w:jc w:val="center"/>
                  <w:rPr>
                    <w:rFonts w:ascii="Arial" w:hAnsi="Arial" w:eastAsia="Arial" w:cs="Arial"/>
                    <w:sz w:val="18"/>
                    <w:szCs w:val="18"/>
                  </w:rPr>
                </w:pPr>
                <w:sdt>
                  <w:sdtPr>
                    <w:tag w:val="goog_rdk_314"/>
                    <w:id w:val="147470817"/>
                  </w:sdtPr>
                  <w:sdtContent>
                    <w:ins w:id="151" w:author="Samy Elsayed" w:date="2024-10-30T13:40:45Z">
                      <w:r>
                        <w:rPr>
                          <w:rtl w:val="0"/>
                        </w:rPr>
                        <w:t>SCII</w:t>
                      </w:r>
                    </w:ins>
                  </w:sdtContent>
                </w:sdt>
                <w:sdt>
                  <w:sdtPr>
                    <w:tag w:val="goog_rdk_315"/>
                    <w:id w:val="147452065"/>
                  </w:sdtPr>
                  <w:sdtContent/>
                </w:sdt>
              </w:p>
            </w:sdtContent>
          </w:sdt>
        </w:tc>
        <w:tc>
          <w:tcPr>
            <w:tcPrChange w:id="152" w:author="Samy Elsayed" w:date="2024-10-30T13:40:45Z"/>
          </w:tcPr>
          <w:sdt>
            <w:sdtPr>
              <w:tag w:val="goog_rdk_321"/>
              <w:id w:val="147480487"/>
            </w:sdtPr>
            <w:sdtContent>
              <w:p w14:paraId="000004CD">
                <w:pPr>
                  <w:jc w:val="left"/>
                  <w:rPr>
                    <w:rFonts w:ascii="Arial" w:hAnsi="Arial" w:eastAsia="Arial" w:cs="Arial"/>
                    <w:sz w:val="18"/>
                    <w:szCs w:val="18"/>
                  </w:rPr>
                  <w:pPrChange w:id="153" w:author="Samy Elsayed" w:date="2024-10-30T13:40:45Z">
                    <w:pPr>
                      <w:jc w:val="center"/>
                    </w:pPr>
                  </w:pPrChange>
                </w:pPr>
                <w:sdt>
                  <w:sdtPr>
                    <w:tag w:val="goog_rdk_319"/>
                    <w:id w:val="147451017"/>
                  </w:sdtPr>
                  <w:sdtContent>
                    <w:ins w:id="154" w:author="Samy Elsayed" w:date="2024-10-30T13:40:45Z">
                      <w:r>
                        <w:rPr>
                          <w:rFonts w:ascii="Arial" w:hAnsi="Arial" w:eastAsia="Arial" w:cs="Arial"/>
                          <w:sz w:val="18"/>
                          <w:szCs w:val="18"/>
                          <w:rtl w:val="0"/>
                        </w:rPr>
                        <w:t>PANAMA</w:t>
                      </w:r>
                    </w:ins>
                  </w:sdtContent>
                </w:sdt>
                <w:sdt>
                  <w:sdtPr>
                    <w:tag w:val="goog_rdk_320"/>
                    <w:id w:val="147461109"/>
                  </w:sdtPr>
                  <w:sdtContent/>
                </w:sdt>
              </w:p>
            </w:sdtContent>
          </w:sdt>
        </w:tc>
        <w:tc>
          <w:tcPr>
            <w:gridSpan w:val="2"/>
            <w:vAlign w:val="center"/>
            <w:tcPrChange w:id="155" w:author="Samy Elsayed" w:date="2024-10-30T13:40:45Z">
              <w:tcPr>
                <w:vAlign w:val="center"/>
              </w:tcPr>
            </w:tcPrChange>
          </w:tcPr>
          <w:sdt>
            <w:sdtPr>
              <w:tag w:val="goog_rdk_326"/>
              <w:id w:val="147460806"/>
            </w:sdtPr>
            <w:sdtContent>
              <w:p w14:paraId="000004CE">
                <w:pPr>
                  <w:jc w:val="center"/>
                  <w:rPr>
                    <w:rFonts w:ascii="Arial" w:hAnsi="Arial" w:eastAsia="Arial" w:cs="Arial"/>
                    <w:sz w:val="18"/>
                    <w:szCs w:val="18"/>
                  </w:rPr>
                </w:pPr>
                <w:sdt>
                  <w:sdtPr>
                    <w:tag w:val="goog_rdk_324"/>
                    <w:id w:val="147451714"/>
                  </w:sdtPr>
                  <w:sdtContent>
                    <w:ins w:id="156" w:author="Samy Elsayed" w:date="2024-10-30T13:40:45Z">
                      <w:r>
                        <w:rPr>
                          <w:rFonts w:ascii="Arial" w:hAnsi="Arial" w:eastAsia="Arial" w:cs="Arial"/>
                          <w:sz w:val="18"/>
                          <w:szCs w:val="18"/>
                          <w:rtl w:val="0"/>
                        </w:rPr>
                        <w:t>13/04/2021</w:t>
                      </w:r>
                    </w:ins>
                  </w:sdtContent>
                </w:sdt>
                <w:sdt>
                  <w:sdtPr>
                    <w:tag w:val="goog_rdk_325"/>
                    <w:id w:val="147455662"/>
                  </w:sdtPr>
                  <w:sdtContent/>
                </w:sdt>
              </w:p>
            </w:sdtContent>
          </w:sdt>
        </w:tc>
        <w:tc>
          <w:tcPr>
            <w:gridSpan w:val="2"/>
            <w:vAlign w:val="center"/>
            <w:tcPrChange w:id="157" w:author="Samy Elsayed" w:date="2024-10-30T13:40:45Z">
              <w:tcPr>
                <w:vAlign w:val="center"/>
              </w:tcPr>
            </w:tcPrChange>
          </w:tcPr>
          <w:sdt>
            <w:sdtPr>
              <w:tag w:val="goog_rdk_332"/>
              <w:id w:val="147465842"/>
            </w:sdtPr>
            <w:sdtContent>
              <w:p w14:paraId="000004D0">
                <w:pPr>
                  <w:jc w:val="center"/>
                  <w:rPr>
                    <w:rFonts w:ascii="Arial" w:hAnsi="Arial" w:eastAsia="Arial" w:cs="Arial"/>
                    <w:sz w:val="18"/>
                    <w:szCs w:val="18"/>
                  </w:rPr>
                </w:pPr>
                <w:sdt>
                  <w:sdtPr>
                    <w:tag w:val="goog_rdk_330"/>
                    <w:id w:val="147478585"/>
                  </w:sdtPr>
                  <w:sdtContent>
                    <w:ins w:id="158" w:author="Samy Elsayed" w:date="2024-10-30T13:40:45Z">
                      <w:r>
                        <w:rPr>
                          <w:rFonts w:ascii="Arial" w:hAnsi="Arial" w:eastAsia="Arial" w:cs="Arial"/>
                          <w:sz w:val="18"/>
                          <w:szCs w:val="18"/>
                          <w:rtl w:val="0"/>
                        </w:rPr>
                        <w:t>28/10/2021</w:t>
                      </w:r>
                    </w:ins>
                  </w:sdtContent>
                </w:sdt>
                <w:sdt>
                  <w:sdtPr>
                    <w:tag w:val="goog_rdk_331"/>
                    <w:id w:val="147482683"/>
                  </w:sdtPr>
                  <w:sdtContent/>
                </w:sdt>
              </w:p>
            </w:sdtContent>
          </w:sdt>
        </w:tc>
        <w:tc>
          <w:tcPr>
            <w:vAlign w:val="center"/>
            <w:tcPrChange w:id="159" w:author="Samy Elsayed" w:date="2024-10-30T13:40:45Z">
              <w:tcPr>
                <w:vAlign w:val="center"/>
              </w:tcPr>
            </w:tcPrChange>
          </w:tcPr>
          <w:sdt>
            <w:sdtPr>
              <w:tag w:val="goog_rdk_338"/>
              <w:id w:val="147463951"/>
            </w:sdtPr>
            <w:sdtContent>
              <w:p w14:paraId="000004D2">
                <w:pPr>
                  <w:jc w:val="center"/>
                  <w:rPr>
                    <w:rFonts w:ascii="Arial" w:hAnsi="Arial" w:eastAsia="Arial" w:cs="Arial"/>
                    <w:sz w:val="18"/>
                    <w:szCs w:val="18"/>
                  </w:rPr>
                </w:pPr>
                <w:sdt>
                  <w:sdtPr>
                    <w:tag w:val="goog_rdk_336"/>
                    <w:id w:val="147469095"/>
                  </w:sdtPr>
                  <w:sdtContent>
                    <w:ins w:id="160" w:author="Samy Elsayed" w:date="2024-10-30T13:40:45Z">
                      <w:r>
                        <w:rPr>
                          <w:rFonts w:ascii="Arial" w:hAnsi="Arial" w:eastAsia="Arial" w:cs="Arial"/>
                          <w:sz w:val="18"/>
                          <w:szCs w:val="18"/>
                          <w:rtl w:val="0"/>
                        </w:rPr>
                        <w:t>6.5</w:t>
                      </w:r>
                    </w:ins>
                  </w:sdtContent>
                </w:sdt>
                <w:sdt>
                  <w:sdtPr>
                    <w:tag w:val="goog_rdk_337"/>
                    <w:id w:val="147472591"/>
                  </w:sdtPr>
                  <w:sdtContent/>
                </w:sdt>
              </w:p>
            </w:sdtContent>
          </w:sdt>
        </w:tc>
        <w:tc>
          <w:tcPr>
            <w:gridSpan w:val="2"/>
            <w:vAlign w:val="center"/>
            <w:tcPrChange w:id="161" w:author="Samy Elsayed" w:date="2024-10-30T13:40:45Z">
              <w:tcPr>
                <w:vAlign w:val="center"/>
              </w:tcPr>
            </w:tcPrChange>
          </w:tcPr>
          <w:sdt>
            <w:sdtPr>
              <w:tag w:val="goog_rdk_343"/>
              <w:id w:val="147465550"/>
            </w:sdtPr>
            <w:sdtContent>
              <w:p w14:paraId="000004D3">
                <w:pPr>
                  <w:jc w:val="left"/>
                  <w:rPr>
                    <w:rFonts w:ascii="Arial" w:hAnsi="Arial" w:eastAsia="Arial" w:cs="Arial"/>
                    <w:sz w:val="18"/>
                    <w:szCs w:val="18"/>
                  </w:rPr>
                  <w:pPrChange w:id="162" w:author="Samy Elsayed" w:date="2024-10-30T13:43:04Z">
                    <w:pPr>
                      <w:jc w:val="center"/>
                    </w:pPr>
                  </w:pPrChange>
                </w:pPr>
                <w:sdt>
                  <w:sdtPr>
                    <w:tag w:val="goog_rdk_341"/>
                    <w:id w:val="147474163"/>
                  </w:sdtPr>
                  <w:sdtContent>
                    <w:ins w:id="163" w:author="Samy Elsayed" w:date="2024-10-30T13:40:45Z">
                      <w:r>
                        <w:rPr>
                          <w:rFonts w:ascii="Arial" w:hAnsi="Arial" w:eastAsia="Arial" w:cs="Arial"/>
                          <w:sz w:val="18"/>
                          <w:szCs w:val="18"/>
                          <w:rtl w:val="0"/>
                        </w:rPr>
                        <w:t>CEMENT</w:t>
                      </w:r>
                    </w:ins>
                  </w:sdtContent>
                </w:sdt>
                <w:sdt>
                  <w:sdtPr>
                    <w:tag w:val="goog_rdk_342"/>
                    <w:id w:val="147471984"/>
                  </w:sdtPr>
                  <w:sdtContent/>
                </w:sdt>
              </w:p>
            </w:sdtContent>
          </w:sdt>
        </w:tc>
        <w:tc>
          <w:tcPr>
            <w:gridSpan w:val="2"/>
            <w:vAlign w:val="center"/>
            <w:tcPrChange w:id="164" w:author="Samy Elsayed" w:date="2024-10-30T13:40:45Z">
              <w:tcPr>
                <w:vAlign w:val="center"/>
              </w:tcPr>
            </w:tcPrChange>
          </w:tcPr>
          <w:p w14:paraId="000004D5">
            <w:pPr>
              <w:jc w:val="center"/>
              <w:rPr>
                <w:rFonts w:ascii="Arial" w:hAnsi="Arial" w:eastAsia="Arial" w:cs="Arial"/>
                <w:sz w:val="18"/>
                <w:szCs w:val="18"/>
              </w:rPr>
            </w:pPr>
            <w:sdt>
              <w:sdtPr>
                <w:tag w:val="goog_rdk_346"/>
                <w:id w:val="147454016"/>
              </w:sdtPr>
              <w:sdtContent>
                <w:ins w:id="165" w:author="Samy Elsayed" w:date="2024-10-30T14:46:56Z">
                  <w:r>
                    <w:rPr>
                      <w:rFonts w:ascii="Arial" w:hAnsi="Arial" w:eastAsia="Arial" w:cs="Arial"/>
                      <w:sz w:val="18"/>
                      <w:szCs w:val="18"/>
                      <w:rtl w:val="0"/>
                    </w:rPr>
                    <w:t>5500</w:t>
                  </w:r>
                </w:ins>
              </w:sdtContent>
            </w:sdt>
          </w:p>
        </w:tc>
        <w:tc>
          <w:tcPr>
            <w:vAlign w:val="center"/>
            <w:tcPrChange w:id="166" w:author="Samy Elsayed" w:date="2024-10-30T13:40:45Z">
              <w:tcPr>
                <w:vAlign w:val="center"/>
              </w:tcPr>
            </w:tcPrChange>
          </w:tcPr>
          <w:sdt>
            <w:sdtPr>
              <w:tag w:val="goog_rdk_351"/>
              <w:id w:val="147460255"/>
            </w:sdtPr>
            <w:sdtContent>
              <w:p w14:paraId="000004D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ins w:id="167" w:author="Samy Elsayed" w:date="2024-10-30T14:15:20Z"/>
                    <w:del w:id="168" w:author="Samy Elsayed" w:date="2024-10-30T14:15:20Z"/>
                    <w:rFonts w:ascii="Arial" w:hAnsi="Arial" w:eastAsia="Arial" w:cs="Arial"/>
                    <w:sz w:val="18"/>
                    <w:szCs w:val="18"/>
                  </w:rPr>
                </w:pPr>
                <w:sdt>
                  <w:sdtPr>
                    <w:tag w:val="goog_rdk_349"/>
                    <w:id w:val="147479063"/>
                  </w:sdtPr>
                  <w:sdtContent>
                    <w:ins w:id="169" w:author="Samy Elsayed" w:date="2024-10-30T14:15:20Z">
                      <w:r>
                        <w:rPr>
                          <w:rFonts w:ascii="Arial" w:hAnsi="Arial" w:eastAsia="Arial" w:cs="Arial"/>
                          <w:sz w:val="18"/>
                          <w:szCs w:val="18"/>
                          <w:rtl w:val="0"/>
                        </w:rPr>
                        <w:t>BARRERAS-DEUTZ 12V-350</w:t>
                      </w:r>
                    </w:ins>
                  </w:sdtContent>
                </w:sdt>
              </w:p>
            </w:sdtContent>
          </w:sdt>
          <w:sdt>
            <w:sdtPr>
              <w:tag w:val="goog_rdk_353"/>
              <w:id w:val="147463690"/>
            </w:sdtPr>
            <w:sdtContent>
              <w:p w14:paraId="000004D8">
                <w:pPr>
                  <w:jc w:val="left"/>
                  <w:rPr>
                    <w:ins w:id="171" w:author="Samy Elsayed" w:date="2024-10-30T14:15:20Z"/>
                    <w:rFonts w:ascii="Arial" w:hAnsi="Arial" w:eastAsia="Arial" w:cs="Arial"/>
                    <w:sz w:val="18"/>
                    <w:szCs w:val="18"/>
                  </w:rPr>
                  <w:pPrChange w:id="170" w:author="Samy Elsayed" w:date="2024-10-30T14:15:20Z">
                    <w:pPr>
                      <w:jc w:val="center"/>
                    </w:pPr>
                  </w:pPrChange>
                </w:pPr>
                <w:sdt>
                  <w:sdtPr>
                    <w:tag w:val="goog_rdk_352"/>
                    <w:id w:val="147477682"/>
                  </w:sdtPr>
                  <w:sdtContent/>
                </w:sdt>
              </w:p>
            </w:sdtContent>
          </w:sdt>
        </w:tc>
        <w:tc>
          <w:tcPr>
            <w:gridSpan w:val="2"/>
            <w:vAlign w:val="center"/>
            <w:tcPrChange w:id="172" w:author="Samy Elsayed" w:date="2024-10-30T13:40:45Z">
              <w:tcPr>
                <w:vAlign w:val="center"/>
              </w:tcPr>
            </w:tcPrChange>
          </w:tcPr>
          <w:p w14:paraId="000004D9">
            <w:pPr>
              <w:jc w:val="center"/>
              <w:rPr>
                <w:rFonts w:ascii="Arial" w:hAnsi="Arial" w:eastAsia="Arial" w:cs="Arial"/>
                <w:sz w:val="18"/>
                <w:szCs w:val="18"/>
              </w:rPr>
            </w:pPr>
            <w:sdt>
              <w:sdtPr>
                <w:tag w:val="goog_rdk_355"/>
                <w:id w:val="147479451"/>
              </w:sdtPr>
              <w:sdtContent>
                <w:ins w:id="173" w:author="Samy Elsayed" w:date="2024-10-30T14:44:28Z">
                  <w:r>
                    <w:rPr>
                      <w:rFonts w:ascii="Arial" w:hAnsi="Arial" w:eastAsia="Arial" w:cs="Arial"/>
                      <w:sz w:val="18"/>
                      <w:szCs w:val="18"/>
                      <w:rtl w:val="0"/>
                    </w:rPr>
                    <w:t>4150.3 H.B</w:t>
                  </w:r>
                </w:ins>
              </w:sdtContent>
            </w:sdt>
          </w:p>
        </w:tc>
        <w:tc>
          <w:tcPr>
            <w:gridSpan w:val="2"/>
            <w:vAlign w:val="center"/>
            <w:tcPrChange w:id="174" w:author="Samy Elsayed" w:date="2024-10-30T13:40:45Z">
              <w:tcPr>
                <w:vAlign w:val="center"/>
              </w:tcPr>
            </w:tcPrChange>
          </w:tcPr>
          <w:p w14:paraId="000004DB">
            <w:pPr>
              <w:spacing w:before="60" w:after="60"/>
              <w:jc w:val="center"/>
              <w:rPr>
                <w:rFonts w:ascii="Arial" w:hAnsi="Arial" w:eastAsia="Arial" w:cs="Arial"/>
                <w:sz w:val="18"/>
                <w:szCs w:val="18"/>
              </w:rPr>
            </w:pPr>
          </w:p>
        </w:tc>
      </w:tr>
      <w:tr w14:paraId="378AAE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710" w:hRule="atLeast"/>
        </w:trPr>
        <w:tc>
          <w:tcPr>
            <w:gridSpan w:val="3"/>
            <w:vAlign w:val="center"/>
          </w:tcPr>
          <w:p w14:paraId="000004DD">
            <w:pPr>
              <w:jc w:val="center"/>
              <w:rPr>
                <w:rFonts w:ascii="Arial" w:hAnsi="Arial" w:eastAsia="Arial" w:cs="Arial"/>
                <w:sz w:val="18"/>
                <w:szCs w:val="18"/>
              </w:rPr>
            </w:pPr>
            <w:sdt>
              <w:sdtPr>
                <w:tag w:val="goog_rdk_357"/>
                <w:id w:val="147457836"/>
              </w:sdtPr>
              <w:sdtContent>
                <w:ins w:id="175" w:author="Samy Elsayed" w:date="2024-10-30T13:43:46Z">
                  <w:r>
                    <w:rPr>
                      <w:rFonts w:ascii="Arial" w:hAnsi="Arial" w:eastAsia="Arial" w:cs="Arial"/>
                      <w:sz w:val="18"/>
                      <w:szCs w:val="18"/>
                      <w:rtl w:val="0"/>
                    </w:rPr>
                    <w:t>NAMMA SHIPPING</w:t>
                  </w:r>
                </w:ins>
              </w:sdtContent>
            </w:sdt>
          </w:p>
        </w:tc>
        <w:tc>
          <w:tcPr>
            <w:vAlign w:val="center"/>
          </w:tcPr>
          <w:p w14:paraId="000004E0">
            <w:pPr>
              <w:jc w:val="center"/>
            </w:pPr>
            <w:sdt>
              <w:sdtPr>
                <w:tag w:val="goog_rdk_359"/>
                <w:id w:val="147457146"/>
              </w:sdtPr>
              <w:sdtContent>
                <w:ins w:id="176" w:author="Samy Elsayed" w:date="2024-10-30T13:44:10Z">
                  <w:r>
                    <w:rPr>
                      <w:rFonts w:ascii="Arial" w:hAnsi="Arial" w:eastAsia="Arial" w:cs="Arial"/>
                      <w:sz w:val="18"/>
                      <w:szCs w:val="18"/>
                      <w:rtl w:val="0"/>
                    </w:rPr>
                    <w:t>CH.ENG</w:t>
                  </w:r>
                </w:ins>
              </w:sdtContent>
            </w:sdt>
          </w:p>
        </w:tc>
        <w:tc>
          <w:tcPr>
            <w:vAlign w:val="center"/>
          </w:tcPr>
          <w:p w14:paraId="000004E1">
            <w:pPr>
              <w:jc w:val="center"/>
              <w:rPr>
                <w:rFonts w:ascii="Arial" w:hAnsi="Arial" w:eastAsia="Arial" w:cs="Arial"/>
                <w:sz w:val="18"/>
                <w:szCs w:val="18"/>
              </w:rPr>
            </w:pPr>
            <w:sdt>
              <w:sdtPr>
                <w:tag w:val="goog_rdk_361"/>
                <w:id w:val="147473950"/>
              </w:sdtPr>
              <w:sdtContent>
                <w:ins w:id="177" w:author="Samy Elsayed" w:date="2024-10-30T13:44:31Z">
                  <w:r>
                    <w:rPr>
                      <w:rtl w:val="0"/>
                    </w:rPr>
                    <w:t>MASSARAH</w:t>
                  </w:r>
                </w:ins>
              </w:sdtContent>
            </w:sdt>
          </w:p>
        </w:tc>
        <w:tc>
          <w:p w14:paraId="000004E2">
            <w:pPr>
              <w:jc w:val="center"/>
              <w:rPr>
                <w:rFonts w:ascii="Arial" w:hAnsi="Arial" w:eastAsia="Arial" w:cs="Arial"/>
                <w:sz w:val="18"/>
                <w:szCs w:val="18"/>
              </w:rPr>
            </w:pPr>
            <w:sdt>
              <w:sdtPr>
                <w:tag w:val="goog_rdk_363"/>
                <w:id w:val="147482589"/>
              </w:sdtPr>
              <w:sdtContent>
                <w:ins w:id="178" w:author="Samy Elsayed" w:date="2024-10-30T13:44:46Z">
                  <w:r>
                    <w:rPr>
                      <w:rFonts w:ascii="Arial" w:hAnsi="Arial" w:eastAsia="Arial" w:cs="Arial"/>
                      <w:sz w:val="18"/>
                      <w:szCs w:val="18"/>
                      <w:rtl w:val="0"/>
                    </w:rPr>
                    <w:t>SAUDI ARABIA</w:t>
                  </w:r>
                </w:ins>
              </w:sdtContent>
            </w:sdt>
          </w:p>
        </w:tc>
        <w:tc>
          <w:tcPr>
            <w:gridSpan w:val="2"/>
            <w:vAlign w:val="center"/>
          </w:tcPr>
          <w:p w14:paraId="000004E3">
            <w:pPr>
              <w:jc w:val="center"/>
              <w:rPr>
                <w:rFonts w:ascii="Arial" w:hAnsi="Arial" w:eastAsia="Arial" w:cs="Arial"/>
                <w:sz w:val="18"/>
                <w:szCs w:val="18"/>
              </w:rPr>
            </w:pPr>
            <w:sdt>
              <w:sdtPr>
                <w:tag w:val="goog_rdk_365"/>
                <w:id w:val="147477679"/>
              </w:sdtPr>
              <w:sdtContent>
                <w:ins w:id="179" w:author="Samy Elsayed" w:date="2024-10-30T13:45:19Z">
                  <w:r>
                    <w:rPr>
                      <w:rFonts w:ascii="Arial" w:hAnsi="Arial" w:eastAsia="Arial" w:cs="Arial"/>
                      <w:sz w:val="18"/>
                      <w:szCs w:val="18"/>
                      <w:rtl w:val="0"/>
                    </w:rPr>
                    <w:t>03/11/2018</w:t>
                  </w:r>
                </w:ins>
              </w:sdtContent>
            </w:sdt>
          </w:p>
        </w:tc>
        <w:tc>
          <w:tcPr>
            <w:gridSpan w:val="2"/>
            <w:vAlign w:val="center"/>
          </w:tcPr>
          <w:p w14:paraId="000004E5">
            <w:pPr>
              <w:jc w:val="center"/>
              <w:rPr>
                <w:rFonts w:ascii="Arial" w:hAnsi="Arial" w:eastAsia="Arial" w:cs="Arial"/>
                <w:sz w:val="18"/>
                <w:szCs w:val="18"/>
              </w:rPr>
            </w:pPr>
            <w:sdt>
              <w:sdtPr>
                <w:tag w:val="goog_rdk_367"/>
                <w:id w:val="147473878"/>
              </w:sdtPr>
              <w:sdtContent>
                <w:ins w:id="180" w:author="Samy Elsayed" w:date="2024-10-30T13:45:35Z">
                  <w:r>
                    <w:rPr>
                      <w:rFonts w:ascii="Arial" w:hAnsi="Arial" w:eastAsia="Arial" w:cs="Arial"/>
                      <w:sz w:val="18"/>
                      <w:szCs w:val="18"/>
                      <w:rtl w:val="0"/>
                    </w:rPr>
                    <w:t>25/04/2020</w:t>
                  </w:r>
                </w:ins>
              </w:sdtContent>
            </w:sdt>
          </w:p>
        </w:tc>
        <w:tc>
          <w:tcPr>
            <w:vAlign w:val="center"/>
          </w:tcPr>
          <w:p w14:paraId="000004E7">
            <w:pPr>
              <w:jc w:val="center"/>
              <w:rPr>
                <w:rFonts w:ascii="Arial" w:hAnsi="Arial" w:eastAsia="Arial" w:cs="Arial"/>
                <w:sz w:val="18"/>
                <w:szCs w:val="18"/>
              </w:rPr>
            </w:pPr>
            <w:sdt>
              <w:sdtPr>
                <w:tag w:val="goog_rdk_369"/>
                <w:id w:val="147456540"/>
              </w:sdtPr>
              <w:sdtContent>
                <w:ins w:id="181" w:author="Samy Elsayed" w:date="2024-10-30T13:45:47Z">
                  <w:r>
                    <w:rPr>
                      <w:rFonts w:ascii="Arial" w:hAnsi="Arial" w:eastAsia="Arial" w:cs="Arial"/>
                      <w:sz w:val="18"/>
                      <w:szCs w:val="18"/>
                      <w:rtl w:val="0"/>
                    </w:rPr>
                    <w:t>17</w:t>
                  </w:r>
                </w:ins>
              </w:sdtContent>
            </w:sdt>
          </w:p>
        </w:tc>
        <w:tc>
          <w:tcPr>
            <w:gridSpan w:val="2"/>
            <w:vAlign w:val="center"/>
          </w:tcPr>
          <w:p w14:paraId="000004E8">
            <w:pPr>
              <w:jc w:val="center"/>
              <w:rPr>
                <w:rFonts w:ascii="Arial" w:hAnsi="Arial" w:eastAsia="Arial" w:cs="Arial"/>
                <w:sz w:val="18"/>
                <w:szCs w:val="18"/>
              </w:rPr>
            </w:pPr>
            <w:sdt>
              <w:sdtPr>
                <w:tag w:val="goog_rdk_371"/>
                <w:id w:val="147470953"/>
              </w:sdtPr>
              <w:sdtContent>
                <w:ins w:id="182" w:author="Samy Elsayed" w:date="2024-10-30T13:45:52Z">
                  <w:r>
                    <w:rPr>
                      <w:rFonts w:ascii="Arial" w:hAnsi="Arial" w:eastAsia="Arial" w:cs="Arial"/>
                      <w:sz w:val="18"/>
                      <w:szCs w:val="18"/>
                      <w:rtl w:val="0"/>
                    </w:rPr>
                    <w:t>RORO PASSENGR</w:t>
                  </w:r>
                </w:ins>
              </w:sdtContent>
            </w:sdt>
          </w:p>
        </w:tc>
        <w:tc>
          <w:tcPr>
            <w:gridSpan w:val="2"/>
            <w:vAlign w:val="center"/>
          </w:tcPr>
          <w:p w14:paraId="000004EA">
            <w:pPr>
              <w:jc w:val="center"/>
              <w:rPr>
                <w:rFonts w:ascii="Arial" w:hAnsi="Arial" w:eastAsia="Arial" w:cs="Arial"/>
                <w:sz w:val="18"/>
                <w:szCs w:val="18"/>
              </w:rPr>
            </w:pPr>
            <w:sdt>
              <w:sdtPr>
                <w:tag w:val="goog_rdk_373"/>
                <w:id w:val="147469619"/>
              </w:sdtPr>
              <w:sdtContent>
                <w:ins w:id="183" w:author="Samy Elsayed" w:date="2024-10-30T14:50:12Z">
                  <w:r>
                    <w:rPr>
                      <w:rFonts w:ascii="Arial" w:hAnsi="Arial" w:eastAsia="Arial" w:cs="Arial"/>
                      <w:sz w:val="18"/>
                      <w:szCs w:val="18"/>
                      <w:rtl w:val="0"/>
                    </w:rPr>
                    <w:t>11495</w:t>
                  </w:r>
                </w:ins>
              </w:sdtContent>
            </w:sdt>
          </w:p>
        </w:tc>
        <w:tc>
          <w:tcPr>
            <w:vAlign w:val="center"/>
          </w:tcPr>
          <w:p w14:paraId="000004EC">
            <w:pPr>
              <w:jc w:val="center"/>
              <w:rPr>
                <w:rFonts w:ascii="Arial" w:hAnsi="Arial" w:eastAsia="Arial" w:cs="Arial"/>
                <w:sz w:val="18"/>
                <w:szCs w:val="18"/>
              </w:rPr>
            </w:pPr>
            <w:sdt>
              <w:sdtPr>
                <w:tag w:val="goog_rdk_375"/>
                <w:id w:val="147478673"/>
              </w:sdtPr>
              <w:sdtContent>
                <w:ins w:id="184" w:author="Samy Elsayed" w:date="2024-10-30T14:49:06Z">
                  <w:r>
                    <w:rPr>
                      <w:rFonts w:ascii="Arial" w:hAnsi="Arial" w:eastAsia="Arial" w:cs="Arial"/>
                      <w:sz w:val="18"/>
                      <w:szCs w:val="18"/>
                      <w:rtl w:val="0"/>
                    </w:rPr>
                    <w:t>WERKSPOOR</w:t>
                  </w:r>
                </w:ins>
              </w:sdtContent>
            </w:sdt>
          </w:p>
        </w:tc>
        <w:tc>
          <w:tcPr>
            <w:gridSpan w:val="2"/>
            <w:vAlign w:val="center"/>
          </w:tcPr>
          <w:p w14:paraId="000004ED">
            <w:pPr>
              <w:jc w:val="center"/>
              <w:rPr>
                <w:rFonts w:ascii="Arial" w:hAnsi="Arial" w:eastAsia="Arial" w:cs="Arial"/>
                <w:sz w:val="18"/>
                <w:szCs w:val="18"/>
              </w:rPr>
            </w:pPr>
            <w:sdt>
              <w:sdtPr>
                <w:tag w:val="goog_rdk_377"/>
                <w:id w:val="147453652"/>
              </w:sdtPr>
              <w:sdtContent>
                <w:ins w:id="185" w:author="Samy Elsayed" w:date="2024-10-30T14:49:38Z">
                  <w:r>
                    <w:rPr>
                      <w:rFonts w:ascii="Arial" w:hAnsi="Arial" w:eastAsia="Arial" w:cs="Arial"/>
                      <w:sz w:val="18"/>
                      <w:szCs w:val="18"/>
                      <w:rtl w:val="0"/>
                    </w:rPr>
                    <w:t>9000H.B</w:t>
                  </w:r>
                </w:ins>
              </w:sdtContent>
            </w:sdt>
          </w:p>
        </w:tc>
        <w:tc>
          <w:tcPr>
            <w:gridSpan w:val="2"/>
            <w:vAlign w:val="center"/>
          </w:tcPr>
          <w:p w14:paraId="000004EF">
            <w:pPr>
              <w:spacing w:before="60" w:after="60"/>
              <w:jc w:val="center"/>
              <w:rPr>
                <w:rFonts w:ascii="Arial" w:hAnsi="Arial" w:eastAsia="Arial" w:cs="Arial"/>
                <w:sz w:val="18"/>
                <w:szCs w:val="18"/>
              </w:rPr>
            </w:pPr>
          </w:p>
        </w:tc>
      </w:tr>
      <w:tr w14:paraId="3DF9CE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Change w:id="186" w:author="Samy Elsayed" w:date="2024-10-30T13:46:39Z">
            <w:tblPrEx>
              <w:tblCellMar>
                <w:top w:w="0" w:type="dxa"/>
                <w:left w:w="108" w:type="dxa"/>
                <w:bottom w:w="0" w:type="dxa"/>
                <w:right w:w="108" w:type="dxa"/>
              </w:tblCellMar>
            </w:tblPrEx>
          </w:tblPrExChange>
        </w:tblPrEx>
        <w:trPr>
          <w:cantSplit/>
          <w:trHeight w:val="710" w:hRule="atLeast"/>
          <w:trPrChange w:id="186" w:author="Samy Elsayed" w:date="2024-10-30T13:46:39Z">
            <w:trPr>
              <w:gridAfter w:val="8"/>
              <w:cantSplit/>
              <w:trHeight w:val="710" w:hRule="atLeast"/>
            </w:trPr>
          </w:trPrChange>
        </w:trPr>
        <w:tc>
          <w:tcPr>
            <w:gridSpan w:val="3"/>
            <w:vAlign w:val="center"/>
            <w:tcPrChange w:id="187" w:author="Samy Elsayed" w:date="2024-10-30T13:46:39Z">
              <w:tcPr>
                <w:vAlign w:val="center"/>
              </w:tcPr>
            </w:tcPrChange>
          </w:tcPr>
          <w:sdt>
            <w:sdtPr>
              <w:tag w:val="goog_rdk_382"/>
              <w:id w:val="147466175"/>
            </w:sdtPr>
            <w:sdtContent>
              <w:p w14:paraId="000004F1">
                <w:pPr>
                  <w:jc w:val="center"/>
                  <w:rPr>
                    <w:rFonts w:ascii="Arial" w:hAnsi="Arial" w:eastAsia="Arial" w:cs="Arial"/>
                    <w:sz w:val="18"/>
                    <w:szCs w:val="18"/>
                  </w:rPr>
                </w:pPr>
                <w:sdt>
                  <w:sdtPr>
                    <w:tag w:val="goog_rdk_380"/>
                    <w:id w:val="147454021"/>
                  </w:sdtPr>
                  <w:sdtContent>
                    <w:ins w:id="188" w:author="Samy Elsayed" w:date="2024-10-30T13:46:39Z">
                      <w:r>
                        <w:rPr>
                          <w:rFonts w:ascii="Arial" w:hAnsi="Arial" w:eastAsia="Arial" w:cs="Arial"/>
                          <w:sz w:val="18"/>
                          <w:szCs w:val="18"/>
                          <w:rtl w:val="0"/>
                        </w:rPr>
                        <w:t>NAMMA SHIPPING</w:t>
                      </w:r>
                    </w:ins>
                  </w:sdtContent>
                </w:sdt>
                <w:sdt>
                  <w:sdtPr>
                    <w:tag w:val="goog_rdk_381"/>
                    <w:id w:val="147472215"/>
                  </w:sdtPr>
                  <w:sdtContent/>
                </w:sdt>
              </w:p>
            </w:sdtContent>
          </w:sdt>
        </w:tc>
        <w:tc>
          <w:tcPr>
            <w:vAlign w:val="center"/>
            <w:tcPrChange w:id="189" w:author="Samy Elsayed" w:date="2024-10-30T13:46:39Z">
              <w:tcPr>
                <w:vAlign w:val="center"/>
              </w:tcPr>
            </w:tcPrChange>
          </w:tcPr>
          <w:sdt>
            <w:sdtPr>
              <w:tag w:val="goog_rdk_389"/>
              <w:id w:val="147476010"/>
            </w:sdtPr>
            <w:sdtContent>
              <w:p w14:paraId="000004F4">
                <w:pPr>
                  <w:jc w:val="center"/>
                </w:pPr>
                <w:sdt>
                  <w:sdtPr>
                    <w:tag w:val="goog_rdk_387"/>
                    <w:id w:val="147461692"/>
                  </w:sdtPr>
                  <w:sdtContent>
                    <w:ins w:id="190" w:author="Samy Elsayed" w:date="2024-10-30T13:46:39Z">
                      <w:r>
                        <w:rPr>
                          <w:rFonts w:ascii="Arial" w:hAnsi="Arial" w:eastAsia="Arial" w:cs="Arial"/>
                          <w:sz w:val="18"/>
                          <w:szCs w:val="18"/>
                          <w:rtl w:val="0"/>
                        </w:rPr>
                        <w:t>CH.ENG</w:t>
                      </w:r>
                    </w:ins>
                  </w:sdtContent>
                </w:sdt>
                <w:sdt>
                  <w:sdtPr>
                    <w:tag w:val="goog_rdk_388"/>
                    <w:id w:val="147452412"/>
                  </w:sdtPr>
                  <w:sdtContent/>
                </w:sdt>
              </w:p>
            </w:sdtContent>
          </w:sdt>
        </w:tc>
        <w:tc>
          <w:tcPr>
            <w:vAlign w:val="center"/>
            <w:tcPrChange w:id="191" w:author="Samy Elsayed" w:date="2024-10-30T13:46:39Z">
              <w:tcPr>
                <w:vAlign w:val="center"/>
              </w:tcPr>
            </w:tcPrChange>
          </w:tcPr>
          <w:sdt>
            <w:sdtPr>
              <w:tag w:val="goog_rdk_394"/>
              <w:id w:val="147474795"/>
            </w:sdtPr>
            <w:sdtContent>
              <w:p w14:paraId="000004F5">
                <w:pPr>
                  <w:jc w:val="center"/>
                  <w:rPr>
                    <w:rFonts w:ascii="Arial" w:hAnsi="Arial" w:eastAsia="Arial" w:cs="Arial"/>
                    <w:sz w:val="18"/>
                    <w:szCs w:val="18"/>
                  </w:rPr>
                </w:pPr>
                <w:sdt>
                  <w:sdtPr>
                    <w:tag w:val="goog_rdk_392"/>
                    <w:id w:val="147455014"/>
                  </w:sdtPr>
                  <w:sdtContent>
                    <w:ins w:id="192" w:author="Samy Elsayed" w:date="2024-10-30T13:46:39Z">
                      <w:r>
                        <w:rPr>
                          <w:rtl w:val="0"/>
                        </w:rPr>
                        <w:t>MAWADAH</w:t>
                      </w:r>
                    </w:ins>
                  </w:sdtContent>
                </w:sdt>
                <w:sdt>
                  <w:sdtPr>
                    <w:tag w:val="goog_rdk_393"/>
                    <w:id w:val="147470383"/>
                  </w:sdtPr>
                  <w:sdtContent/>
                </w:sdt>
              </w:p>
            </w:sdtContent>
          </w:sdt>
        </w:tc>
        <w:tc>
          <w:tcPr>
            <w:tcPrChange w:id="193" w:author="Samy Elsayed" w:date="2024-10-30T13:46:39Z"/>
          </w:tcPr>
          <w:sdt>
            <w:sdtPr>
              <w:tag w:val="goog_rdk_399"/>
              <w:id w:val="147467754"/>
            </w:sdtPr>
            <w:sdtContent>
              <w:p w14:paraId="000004F6">
                <w:pPr>
                  <w:jc w:val="center"/>
                  <w:rPr>
                    <w:rFonts w:ascii="Arial" w:hAnsi="Arial" w:eastAsia="Arial" w:cs="Arial"/>
                    <w:sz w:val="18"/>
                    <w:szCs w:val="18"/>
                  </w:rPr>
                </w:pPr>
                <w:sdt>
                  <w:sdtPr>
                    <w:tag w:val="goog_rdk_397"/>
                    <w:id w:val="147472322"/>
                  </w:sdtPr>
                  <w:sdtContent>
                    <w:ins w:id="194" w:author="Samy Elsayed" w:date="2024-10-30T13:46:39Z">
                      <w:r>
                        <w:rPr>
                          <w:rFonts w:ascii="Arial" w:hAnsi="Arial" w:eastAsia="Arial" w:cs="Arial"/>
                          <w:sz w:val="18"/>
                          <w:szCs w:val="18"/>
                          <w:rtl w:val="0"/>
                        </w:rPr>
                        <w:t>SAUDI ARABIA</w:t>
                      </w:r>
                    </w:ins>
                  </w:sdtContent>
                </w:sdt>
                <w:sdt>
                  <w:sdtPr>
                    <w:tag w:val="goog_rdk_398"/>
                    <w:id w:val="147468396"/>
                  </w:sdtPr>
                  <w:sdtContent/>
                </w:sdt>
              </w:p>
            </w:sdtContent>
          </w:sdt>
        </w:tc>
        <w:tc>
          <w:tcPr>
            <w:gridSpan w:val="2"/>
            <w:vAlign w:val="center"/>
            <w:tcPrChange w:id="195" w:author="Samy Elsayed" w:date="2024-10-30T13:46:39Z">
              <w:tcPr>
                <w:vAlign w:val="center"/>
              </w:tcPr>
            </w:tcPrChange>
          </w:tcPr>
          <w:sdt>
            <w:sdtPr>
              <w:tag w:val="goog_rdk_404"/>
              <w:id w:val="147452677"/>
            </w:sdtPr>
            <w:sdtContent>
              <w:p w14:paraId="000004F7">
                <w:pPr>
                  <w:jc w:val="center"/>
                  <w:rPr>
                    <w:rFonts w:ascii="Arial" w:hAnsi="Arial" w:eastAsia="Arial" w:cs="Arial"/>
                    <w:sz w:val="18"/>
                    <w:szCs w:val="18"/>
                  </w:rPr>
                </w:pPr>
                <w:sdt>
                  <w:sdtPr>
                    <w:tag w:val="goog_rdk_402"/>
                    <w:id w:val="147466060"/>
                  </w:sdtPr>
                  <w:sdtContent>
                    <w:ins w:id="196" w:author="Samy Elsayed" w:date="2024-10-30T13:46:39Z">
                      <w:r>
                        <w:rPr>
                          <w:rFonts w:ascii="Arial" w:hAnsi="Arial" w:eastAsia="Arial" w:cs="Arial"/>
                          <w:sz w:val="18"/>
                          <w:szCs w:val="18"/>
                          <w:rtl w:val="0"/>
                        </w:rPr>
                        <w:t>12/12/2017</w:t>
                      </w:r>
                    </w:ins>
                  </w:sdtContent>
                </w:sdt>
                <w:sdt>
                  <w:sdtPr>
                    <w:tag w:val="goog_rdk_403"/>
                    <w:id w:val="147457185"/>
                  </w:sdtPr>
                  <w:sdtContent/>
                </w:sdt>
              </w:p>
            </w:sdtContent>
          </w:sdt>
        </w:tc>
        <w:tc>
          <w:tcPr>
            <w:gridSpan w:val="2"/>
            <w:vAlign w:val="center"/>
            <w:tcPrChange w:id="197" w:author="Samy Elsayed" w:date="2024-10-30T13:46:39Z">
              <w:tcPr>
                <w:vAlign w:val="center"/>
              </w:tcPr>
            </w:tcPrChange>
          </w:tcPr>
          <w:sdt>
            <w:sdtPr>
              <w:tag w:val="goog_rdk_410"/>
              <w:id w:val="147471303"/>
            </w:sdtPr>
            <w:sdtContent>
              <w:p w14:paraId="000004F9">
                <w:pPr>
                  <w:jc w:val="center"/>
                  <w:rPr>
                    <w:rFonts w:ascii="Arial" w:hAnsi="Arial" w:eastAsia="Arial" w:cs="Arial"/>
                    <w:sz w:val="18"/>
                    <w:szCs w:val="18"/>
                  </w:rPr>
                </w:pPr>
                <w:sdt>
                  <w:sdtPr>
                    <w:tag w:val="goog_rdk_408"/>
                    <w:id w:val="147467335"/>
                  </w:sdtPr>
                  <w:sdtContent>
                    <w:ins w:id="198" w:author="Samy Elsayed" w:date="2024-10-30T13:46:39Z">
                      <w:r>
                        <w:rPr>
                          <w:rFonts w:ascii="Arial" w:hAnsi="Arial" w:eastAsia="Arial" w:cs="Arial"/>
                          <w:sz w:val="18"/>
                          <w:szCs w:val="18"/>
                          <w:rtl w:val="0"/>
                        </w:rPr>
                        <w:t>22/09/2018</w:t>
                      </w:r>
                    </w:ins>
                  </w:sdtContent>
                </w:sdt>
                <w:sdt>
                  <w:sdtPr>
                    <w:tag w:val="goog_rdk_409"/>
                    <w:id w:val="147451014"/>
                  </w:sdtPr>
                  <w:sdtContent/>
                </w:sdt>
              </w:p>
            </w:sdtContent>
          </w:sdt>
        </w:tc>
        <w:tc>
          <w:tcPr>
            <w:vAlign w:val="center"/>
            <w:tcPrChange w:id="199" w:author="Samy Elsayed" w:date="2024-10-30T13:46:39Z">
              <w:tcPr>
                <w:vAlign w:val="center"/>
              </w:tcPr>
            </w:tcPrChange>
          </w:tcPr>
          <w:sdt>
            <w:sdtPr>
              <w:tag w:val="goog_rdk_416"/>
              <w:id w:val="147458866"/>
            </w:sdtPr>
            <w:sdtContent>
              <w:p w14:paraId="000004FB">
                <w:pPr>
                  <w:jc w:val="center"/>
                  <w:rPr>
                    <w:rFonts w:ascii="Arial" w:hAnsi="Arial" w:eastAsia="Arial" w:cs="Arial"/>
                    <w:sz w:val="18"/>
                    <w:szCs w:val="18"/>
                  </w:rPr>
                </w:pPr>
                <w:sdt>
                  <w:sdtPr>
                    <w:tag w:val="goog_rdk_414"/>
                    <w:id w:val="147481049"/>
                  </w:sdtPr>
                  <w:sdtContent>
                    <w:ins w:id="200" w:author="Samy Elsayed" w:date="2024-10-30T13:46:39Z">
                      <w:r>
                        <w:rPr>
                          <w:rFonts w:ascii="Arial" w:hAnsi="Arial" w:eastAsia="Arial" w:cs="Arial"/>
                          <w:sz w:val="18"/>
                          <w:szCs w:val="18"/>
                          <w:rtl w:val="0"/>
                        </w:rPr>
                        <w:t>9</w:t>
                      </w:r>
                    </w:ins>
                  </w:sdtContent>
                </w:sdt>
                <w:sdt>
                  <w:sdtPr>
                    <w:tag w:val="goog_rdk_415"/>
                    <w:id w:val="147466422"/>
                  </w:sdtPr>
                  <w:sdtContent/>
                </w:sdt>
              </w:p>
            </w:sdtContent>
          </w:sdt>
        </w:tc>
        <w:tc>
          <w:tcPr>
            <w:gridSpan w:val="2"/>
            <w:vAlign w:val="center"/>
            <w:tcPrChange w:id="201" w:author="Samy Elsayed" w:date="2024-10-30T13:46:39Z">
              <w:tcPr>
                <w:vAlign w:val="center"/>
              </w:tcPr>
            </w:tcPrChange>
          </w:tcPr>
          <w:sdt>
            <w:sdtPr>
              <w:tag w:val="goog_rdk_421"/>
              <w:id w:val="147457279"/>
            </w:sdtPr>
            <w:sdtContent>
              <w:p w14:paraId="000004FC">
                <w:pPr>
                  <w:jc w:val="center"/>
                  <w:rPr>
                    <w:rFonts w:ascii="Arial" w:hAnsi="Arial" w:eastAsia="Arial" w:cs="Arial"/>
                    <w:sz w:val="18"/>
                    <w:szCs w:val="18"/>
                  </w:rPr>
                </w:pPr>
                <w:sdt>
                  <w:sdtPr>
                    <w:tag w:val="goog_rdk_419"/>
                    <w:id w:val="147478421"/>
                  </w:sdtPr>
                  <w:sdtContent>
                    <w:ins w:id="202" w:author="Samy Elsayed" w:date="2024-10-30T13:46:39Z">
                      <w:r>
                        <w:rPr>
                          <w:rFonts w:ascii="Arial" w:hAnsi="Arial" w:eastAsia="Arial" w:cs="Arial"/>
                          <w:sz w:val="18"/>
                          <w:szCs w:val="18"/>
                          <w:rtl w:val="0"/>
                        </w:rPr>
                        <w:t>RORO PASSENGR</w:t>
                      </w:r>
                    </w:ins>
                  </w:sdtContent>
                </w:sdt>
                <w:sdt>
                  <w:sdtPr>
                    <w:tag w:val="goog_rdk_420"/>
                    <w:id w:val="147458999"/>
                  </w:sdtPr>
                  <w:sdtContent/>
                </w:sdt>
              </w:p>
            </w:sdtContent>
          </w:sdt>
        </w:tc>
        <w:tc>
          <w:tcPr>
            <w:gridSpan w:val="2"/>
            <w:vAlign w:val="center"/>
            <w:tcPrChange w:id="203" w:author="Samy Elsayed" w:date="2024-10-30T13:46:39Z">
              <w:tcPr>
                <w:vAlign w:val="center"/>
              </w:tcPr>
            </w:tcPrChange>
          </w:tcPr>
          <w:p w14:paraId="000004FE">
            <w:pPr>
              <w:jc w:val="center"/>
              <w:rPr>
                <w:rFonts w:ascii="Arial" w:hAnsi="Arial" w:eastAsia="Arial" w:cs="Arial"/>
                <w:sz w:val="18"/>
                <w:szCs w:val="18"/>
              </w:rPr>
            </w:pPr>
            <w:sdt>
              <w:sdtPr>
                <w:tag w:val="goog_rdk_424"/>
                <w:id w:val="147452780"/>
              </w:sdtPr>
              <w:sdtContent>
                <w:ins w:id="204" w:author="Samy Elsayed" w:date="2024-10-30T14:52:55Z">
                  <w:r>
                    <w:rPr>
                      <w:rFonts w:ascii="Arial" w:hAnsi="Arial" w:eastAsia="Arial" w:cs="Arial"/>
                      <w:sz w:val="18"/>
                      <w:szCs w:val="18"/>
                      <w:rtl w:val="0"/>
                    </w:rPr>
                    <w:t>16.961</w:t>
                  </w:r>
                </w:ins>
              </w:sdtContent>
            </w:sdt>
          </w:p>
        </w:tc>
        <w:tc>
          <w:tcPr>
            <w:vAlign w:val="center"/>
            <w:tcPrChange w:id="205" w:author="Samy Elsayed" w:date="2024-10-30T13:46:39Z">
              <w:tcPr>
                <w:vAlign w:val="center"/>
              </w:tcPr>
            </w:tcPrChange>
          </w:tcPr>
          <w:p w14:paraId="00000500">
            <w:pPr>
              <w:jc w:val="center"/>
              <w:rPr>
                <w:rFonts w:ascii="Arial" w:hAnsi="Arial" w:eastAsia="Arial" w:cs="Arial"/>
                <w:sz w:val="18"/>
                <w:szCs w:val="18"/>
              </w:rPr>
            </w:pPr>
            <w:sdt>
              <w:sdtPr>
                <w:tag w:val="goog_rdk_426"/>
                <w:id w:val="147457895"/>
              </w:sdtPr>
              <w:sdtContent>
                <w:ins w:id="206" w:author="Samy Elsayed" w:date="2024-10-30T14:51:01Z">
                  <w:r>
                    <w:rPr>
                      <w:rFonts w:ascii="Arial" w:hAnsi="Arial" w:eastAsia="Arial" w:cs="Arial"/>
                      <w:sz w:val="18"/>
                      <w:szCs w:val="18"/>
                      <w:rtl w:val="0"/>
                    </w:rPr>
                    <w:t>KAWASAKI-MAN40/54</w:t>
                  </w:r>
                </w:ins>
              </w:sdtContent>
            </w:sdt>
          </w:p>
        </w:tc>
        <w:tc>
          <w:tcPr>
            <w:gridSpan w:val="2"/>
            <w:vAlign w:val="center"/>
            <w:tcPrChange w:id="207" w:author="Samy Elsayed" w:date="2024-10-30T13:46:39Z">
              <w:tcPr>
                <w:vAlign w:val="center"/>
              </w:tcPr>
            </w:tcPrChange>
          </w:tcPr>
          <w:p w14:paraId="00000501">
            <w:pPr>
              <w:jc w:val="center"/>
              <w:rPr>
                <w:rFonts w:ascii="Arial" w:hAnsi="Arial" w:eastAsia="Arial" w:cs="Arial"/>
                <w:sz w:val="18"/>
                <w:szCs w:val="18"/>
              </w:rPr>
            </w:pPr>
            <w:sdt>
              <w:sdtPr>
                <w:tag w:val="goog_rdk_428"/>
                <w:id w:val="147465085"/>
              </w:sdtPr>
              <w:sdtContent>
                <w:ins w:id="208" w:author="Samy Elsayed" w:date="2024-10-30T14:52:12Z">
                  <w:r>
                    <w:rPr>
                      <w:rFonts w:ascii="Arial" w:hAnsi="Arial" w:eastAsia="Arial" w:cs="Arial"/>
                      <w:sz w:val="18"/>
                      <w:szCs w:val="18"/>
                      <w:rtl w:val="0"/>
                    </w:rPr>
                    <w:t>10000 H.B</w:t>
                  </w:r>
                </w:ins>
              </w:sdtContent>
            </w:sdt>
          </w:p>
        </w:tc>
        <w:tc>
          <w:tcPr>
            <w:gridSpan w:val="2"/>
            <w:vAlign w:val="center"/>
            <w:tcPrChange w:id="209" w:author="Samy Elsayed" w:date="2024-10-30T13:46:39Z">
              <w:tcPr>
                <w:vAlign w:val="center"/>
              </w:tcPr>
            </w:tcPrChange>
          </w:tcPr>
          <w:p w14:paraId="00000503">
            <w:pPr>
              <w:spacing w:before="60" w:after="60"/>
              <w:jc w:val="center"/>
              <w:rPr>
                <w:rFonts w:ascii="Arial" w:hAnsi="Arial" w:eastAsia="Arial" w:cs="Arial"/>
                <w:sz w:val="18"/>
                <w:szCs w:val="18"/>
              </w:rPr>
            </w:pPr>
          </w:p>
        </w:tc>
      </w:tr>
      <w:tr w14:paraId="6CF5AE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Change w:id="210" w:author="Samy Elsayed" w:date="2024-10-30T13:46:49Z">
            <w:tblPrEx>
              <w:tblCellMar>
                <w:top w:w="0" w:type="dxa"/>
                <w:left w:w="108" w:type="dxa"/>
                <w:bottom w:w="0" w:type="dxa"/>
                <w:right w:w="108" w:type="dxa"/>
              </w:tblCellMar>
            </w:tblPrEx>
          </w:tblPrExChange>
        </w:tblPrEx>
        <w:trPr>
          <w:cantSplit/>
          <w:trHeight w:val="611" w:hRule="atLeast"/>
          <w:trPrChange w:id="210" w:author="Samy Elsayed" w:date="2024-10-30T13:46:49Z">
            <w:trPr>
              <w:gridAfter w:val="8"/>
              <w:cantSplit/>
              <w:trHeight w:val="611" w:hRule="atLeast"/>
            </w:trPr>
          </w:trPrChange>
        </w:trPr>
        <w:tc>
          <w:tcPr>
            <w:gridSpan w:val="3"/>
            <w:vAlign w:val="center"/>
            <w:tcPrChange w:id="211" w:author="Samy Elsayed" w:date="2024-10-30T13:46:49Z">
              <w:tcPr>
                <w:tcBorders>
                  <w:bottom w:val="single" w:color="000000" w:sz="4" w:space="0"/>
                </w:tcBorders>
                <w:vAlign w:val="center"/>
              </w:tcPr>
            </w:tcPrChange>
          </w:tcPr>
          <w:sdt>
            <w:sdtPr>
              <w:tag w:val="goog_rdk_433"/>
              <w:id w:val="147481072"/>
            </w:sdtPr>
            <w:sdtContent>
              <w:p w14:paraId="00000505">
                <w:pPr>
                  <w:spacing w:before="0" w:after="0"/>
                  <w:jc w:val="center"/>
                  <w:rPr>
                    <w:rFonts w:ascii="Arial" w:hAnsi="Arial" w:eastAsia="Arial" w:cs="Arial"/>
                    <w:sz w:val="18"/>
                    <w:szCs w:val="18"/>
                  </w:rPr>
                  <w:pPrChange w:id="212" w:author="Samy Elsayed" w:date="2024-10-30T13:46:49Z">
                    <w:pPr>
                      <w:spacing w:before="60" w:after="60"/>
                      <w:jc w:val="center"/>
                    </w:pPr>
                  </w:pPrChange>
                </w:pPr>
                <w:sdt>
                  <w:sdtPr>
                    <w:tag w:val="goog_rdk_431"/>
                    <w:id w:val="147465657"/>
                  </w:sdtPr>
                  <w:sdtContent>
                    <w:ins w:id="213" w:author="Samy Elsayed" w:date="2024-10-30T13:46:49Z">
                      <w:r>
                        <w:rPr>
                          <w:rFonts w:ascii="Arial" w:hAnsi="Arial" w:eastAsia="Arial" w:cs="Arial"/>
                          <w:sz w:val="18"/>
                          <w:szCs w:val="18"/>
                          <w:rtl w:val="0"/>
                        </w:rPr>
                        <w:t>NAMMA SHIPPING</w:t>
                      </w:r>
                    </w:ins>
                  </w:sdtContent>
                </w:sdt>
                <w:sdt>
                  <w:sdtPr>
                    <w:tag w:val="goog_rdk_432"/>
                    <w:id w:val="147472351"/>
                  </w:sdtPr>
                  <w:sdtContent/>
                </w:sdt>
              </w:p>
            </w:sdtContent>
          </w:sdt>
        </w:tc>
        <w:tc>
          <w:tcPr>
            <w:vAlign w:val="center"/>
            <w:tcPrChange w:id="214" w:author="Samy Elsayed" w:date="2024-10-30T13:46:49Z">
              <w:tcPr>
                <w:tcBorders>
                  <w:bottom w:val="single" w:color="000000" w:sz="4" w:space="0"/>
                </w:tcBorders>
                <w:vAlign w:val="center"/>
              </w:tcPr>
            </w:tcPrChange>
          </w:tcPr>
          <w:sdt>
            <w:sdtPr>
              <w:tag w:val="goog_rdk_440"/>
              <w:id w:val="147459598"/>
            </w:sdtPr>
            <w:sdtContent>
              <w:p w14:paraId="00000508">
                <w:pPr>
                  <w:spacing w:before="0" w:after="0"/>
                  <w:jc w:val="center"/>
                  <w:rPr>
                    <w:rFonts w:ascii="Times New Roman" w:hAnsi="Times New Roman" w:eastAsia="Times New Roman" w:cs="Times New Roman"/>
                    <w:sz w:val="20"/>
                    <w:szCs w:val="20"/>
                    <w:rPrChange w:id="216" w:author="Samy Elsayed" w:date="2024-10-30T13:46:49Z">
                      <w:rPr>
                        <w:rFonts w:ascii="Arial" w:hAnsi="Arial" w:eastAsia="Arial" w:cs="Arial"/>
                        <w:sz w:val="18"/>
                        <w:szCs w:val="18"/>
                      </w:rPr>
                    </w:rPrChange>
                  </w:rPr>
                  <w:pPrChange w:id="215" w:author="Samy Elsayed" w:date="2024-10-30T13:46:49Z">
                    <w:pPr>
                      <w:spacing w:before="60" w:after="60"/>
                      <w:jc w:val="center"/>
                    </w:pPr>
                  </w:pPrChange>
                </w:pPr>
                <w:sdt>
                  <w:sdtPr>
                    <w:tag w:val="goog_rdk_438"/>
                    <w:id w:val="147452163"/>
                  </w:sdtPr>
                  <w:sdtContent>
                    <w:ins w:id="217" w:author="Samy Elsayed" w:date="2024-10-30T13:46:49Z">
                      <w:r>
                        <w:rPr>
                          <w:rFonts w:ascii="Arial" w:hAnsi="Arial" w:eastAsia="Arial" w:cs="Arial"/>
                          <w:sz w:val="18"/>
                          <w:szCs w:val="18"/>
                          <w:rtl w:val="0"/>
                        </w:rPr>
                        <w:t>CH.ENG</w:t>
                      </w:r>
                    </w:ins>
                  </w:sdtContent>
                </w:sdt>
                <w:sdt>
                  <w:sdtPr>
                    <w:tag w:val="goog_rdk_439"/>
                    <w:id w:val="147476360"/>
                  </w:sdtPr>
                  <w:sdtContent/>
                </w:sdt>
              </w:p>
            </w:sdtContent>
          </w:sdt>
        </w:tc>
        <w:tc>
          <w:tcPr>
            <w:vAlign w:val="center"/>
            <w:tcPrChange w:id="218" w:author="Samy Elsayed" w:date="2024-10-30T13:46:49Z">
              <w:tcPr>
                <w:tcBorders>
                  <w:bottom w:val="single" w:color="000000" w:sz="4" w:space="0"/>
                </w:tcBorders>
                <w:vAlign w:val="center"/>
              </w:tcPr>
            </w:tcPrChange>
          </w:tcPr>
          <w:sdt>
            <w:sdtPr>
              <w:tag w:val="goog_rdk_445"/>
              <w:id w:val="147482392"/>
            </w:sdtPr>
            <w:sdtContent>
              <w:p w14:paraId="00000509">
                <w:pPr>
                  <w:jc w:val="center"/>
                  <w:rPr>
                    <w:rFonts w:ascii="Arial" w:hAnsi="Arial" w:eastAsia="Arial" w:cs="Arial"/>
                    <w:sz w:val="18"/>
                    <w:szCs w:val="18"/>
                  </w:rPr>
                </w:pPr>
                <w:sdt>
                  <w:sdtPr>
                    <w:tag w:val="goog_rdk_443"/>
                    <w:id w:val="147459155"/>
                  </w:sdtPr>
                  <w:sdtContent>
                    <w:ins w:id="219" w:author="Samy Elsayed" w:date="2024-10-30T13:46:49Z">
                      <w:r>
                        <w:rPr>
                          <w:rFonts w:ascii="Arial" w:hAnsi="Arial" w:eastAsia="Arial" w:cs="Arial"/>
                          <w:sz w:val="18"/>
                          <w:szCs w:val="18"/>
                          <w:rtl w:val="0"/>
                        </w:rPr>
                        <w:t>MAHABBAH</w:t>
                      </w:r>
                    </w:ins>
                  </w:sdtContent>
                </w:sdt>
                <w:sdt>
                  <w:sdtPr>
                    <w:tag w:val="goog_rdk_444"/>
                    <w:id w:val="147475403"/>
                  </w:sdtPr>
                  <w:sdtContent/>
                </w:sdt>
              </w:p>
            </w:sdtContent>
          </w:sdt>
        </w:tc>
        <w:tc>
          <w:tcPr>
            <w:tcPrChange w:id="220" w:author="Samy Elsayed" w:date="2024-10-30T13:46:49Z">
              <w:tcPr>
                <w:tcBorders>
                  <w:bottom w:val="single" w:color="000000" w:sz="4" w:space="0"/>
                </w:tcBorders>
              </w:tcPr>
            </w:tcPrChange>
          </w:tcPr>
          <w:sdt>
            <w:sdtPr>
              <w:tag w:val="goog_rdk_450"/>
              <w:id w:val="147467114"/>
            </w:sdtPr>
            <w:sdtContent>
              <w:p w14:paraId="0000050A">
                <w:pPr>
                  <w:jc w:val="center"/>
                  <w:rPr>
                    <w:rFonts w:ascii="Arial" w:hAnsi="Arial" w:eastAsia="Arial" w:cs="Arial"/>
                    <w:sz w:val="18"/>
                    <w:szCs w:val="18"/>
                  </w:rPr>
                </w:pPr>
                <w:sdt>
                  <w:sdtPr>
                    <w:tag w:val="goog_rdk_448"/>
                    <w:id w:val="147467874"/>
                  </w:sdtPr>
                  <w:sdtContent>
                    <w:ins w:id="221" w:author="Samy Elsayed" w:date="2024-10-30T13:46:49Z">
                      <w:r>
                        <w:rPr>
                          <w:rFonts w:ascii="Arial" w:hAnsi="Arial" w:eastAsia="Arial" w:cs="Arial"/>
                          <w:sz w:val="18"/>
                          <w:szCs w:val="18"/>
                          <w:rtl w:val="0"/>
                        </w:rPr>
                        <w:t>SAUDI ARABIA</w:t>
                      </w:r>
                    </w:ins>
                  </w:sdtContent>
                </w:sdt>
                <w:sdt>
                  <w:sdtPr>
                    <w:tag w:val="goog_rdk_449"/>
                    <w:id w:val="147479045"/>
                  </w:sdtPr>
                  <w:sdtContent/>
                </w:sdt>
              </w:p>
            </w:sdtContent>
          </w:sdt>
        </w:tc>
        <w:tc>
          <w:tcPr>
            <w:gridSpan w:val="2"/>
            <w:vAlign w:val="center"/>
            <w:tcPrChange w:id="222" w:author="Samy Elsayed" w:date="2024-10-30T13:46:49Z">
              <w:tcPr>
                <w:tcBorders>
                  <w:bottom w:val="single" w:color="000000" w:sz="4" w:space="0"/>
                </w:tcBorders>
                <w:vAlign w:val="center"/>
              </w:tcPr>
            </w:tcPrChange>
          </w:tcPr>
          <w:sdt>
            <w:sdtPr>
              <w:tag w:val="goog_rdk_455"/>
              <w:id w:val="147464549"/>
            </w:sdtPr>
            <w:sdtContent>
              <w:p w14:paraId="0000050B">
                <w:pPr>
                  <w:jc w:val="center"/>
                  <w:rPr>
                    <w:rFonts w:ascii="Arial" w:hAnsi="Arial" w:eastAsia="Arial" w:cs="Arial"/>
                    <w:sz w:val="18"/>
                    <w:szCs w:val="18"/>
                  </w:rPr>
                </w:pPr>
                <w:sdt>
                  <w:sdtPr>
                    <w:tag w:val="goog_rdk_453"/>
                    <w:id w:val="147451868"/>
                  </w:sdtPr>
                  <w:sdtContent>
                    <w:ins w:id="223" w:author="Samy Elsayed" w:date="2024-10-30T13:46:49Z">
                      <w:r>
                        <w:rPr>
                          <w:rFonts w:ascii="Arial" w:hAnsi="Arial" w:eastAsia="Arial" w:cs="Arial"/>
                          <w:sz w:val="18"/>
                          <w:szCs w:val="18"/>
                          <w:rtl w:val="0"/>
                        </w:rPr>
                        <w:t>02/01/2016</w:t>
                      </w:r>
                    </w:ins>
                  </w:sdtContent>
                </w:sdt>
                <w:sdt>
                  <w:sdtPr>
                    <w:tag w:val="goog_rdk_454"/>
                    <w:id w:val="147462134"/>
                  </w:sdtPr>
                  <w:sdtContent/>
                </w:sdt>
              </w:p>
            </w:sdtContent>
          </w:sdt>
        </w:tc>
        <w:tc>
          <w:tcPr>
            <w:gridSpan w:val="2"/>
            <w:vAlign w:val="center"/>
            <w:tcPrChange w:id="224" w:author="Samy Elsayed" w:date="2024-10-30T13:46:49Z">
              <w:tcPr>
                <w:tcBorders>
                  <w:bottom w:val="single" w:color="000000" w:sz="4" w:space="0"/>
                </w:tcBorders>
                <w:vAlign w:val="center"/>
              </w:tcPr>
            </w:tcPrChange>
          </w:tcPr>
          <w:sdt>
            <w:sdtPr>
              <w:tag w:val="goog_rdk_461"/>
              <w:id w:val="147475492"/>
            </w:sdtPr>
            <w:sdtContent>
              <w:p w14:paraId="0000050D">
                <w:pPr>
                  <w:spacing w:before="0" w:after="0"/>
                  <w:jc w:val="center"/>
                  <w:rPr>
                    <w:rFonts w:ascii="Arial" w:hAnsi="Arial" w:eastAsia="Arial" w:cs="Arial"/>
                    <w:sz w:val="18"/>
                    <w:szCs w:val="18"/>
                  </w:rPr>
                  <w:pPrChange w:id="225" w:author="Samy Elsayed" w:date="2024-10-30T13:46:49Z">
                    <w:pPr>
                      <w:spacing w:before="60" w:after="60"/>
                      <w:jc w:val="center"/>
                    </w:pPr>
                  </w:pPrChange>
                </w:pPr>
                <w:sdt>
                  <w:sdtPr>
                    <w:tag w:val="goog_rdk_459"/>
                    <w:id w:val="147462579"/>
                  </w:sdtPr>
                  <w:sdtContent>
                    <w:ins w:id="226" w:author="Samy Elsayed" w:date="2024-10-30T13:46:49Z">
                      <w:r>
                        <w:rPr>
                          <w:rFonts w:ascii="Arial" w:hAnsi="Arial" w:eastAsia="Arial" w:cs="Arial"/>
                          <w:sz w:val="18"/>
                          <w:szCs w:val="18"/>
                          <w:rtl w:val="0"/>
                        </w:rPr>
                        <w:t>26/07/2016</w:t>
                      </w:r>
                    </w:ins>
                  </w:sdtContent>
                </w:sdt>
                <w:sdt>
                  <w:sdtPr>
                    <w:tag w:val="goog_rdk_460"/>
                    <w:id w:val="147481990"/>
                  </w:sdtPr>
                  <w:sdtContent/>
                </w:sdt>
              </w:p>
            </w:sdtContent>
          </w:sdt>
        </w:tc>
        <w:tc>
          <w:tcPr>
            <w:vAlign w:val="center"/>
            <w:tcPrChange w:id="227" w:author="Samy Elsayed" w:date="2024-10-30T13:46:49Z">
              <w:tcPr>
                <w:tcBorders>
                  <w:bottom w:val="single" w:color="000000" w:sz="4" w:space="0"/>
                </w:tcBorders>
                <w:vAlign w:val="center"/>
              </w:tcPr>
            </w:tcPrChange>
          </w:tcPr>
          <w:sdt>
            <w:sdtPr>
              <w:tag w:val="goog_rdk_467"/>
              <w:id w:val="147475525"/>
            </w:sdtPr>
            <w:sdtContent>
              <w:p w14:paraId="0000050F">
                <w:pPr>
                  <w:spacing w:before="0" w:after="0"/>
                  <w:jc w:val="center"/>
                  <w:rPr>
                    <w:rFonts w:ascii="Arial" w:hAnsi="Arial" w:eastAsia="Arial" w:cs="Arial"/>
                    <w:sz w:val="18"/>
                    <w:szCs w:val="18"/>
                  </w:rPr>
                  <w:pPrChange w:id="228" w:author="Samy Elsayed" w:date="2024-10-30T13:46:49Z">
                    <w:pPr>
                      <w:spacing w:before="60" w:after="60"/>
                      <w:jc w:val="center"/>
                    </w:pPr>
                  </w:pPrChange>
                </w:pPr>
                <w:sdt>
                  <w:sdtPr>
                    <w:tag w:val="goog_rdk_465"/>
                    <w:id w:val="147472663"/>
                  </w:sdtPr>
                  <w:sdtContent>
                    <w:ins w:id="229" w:author="Samy Elsayed" w:date="2024-10-30T13:46:49Z">
                      <w:r>
                        <w:rPr>
                          <w:rFonts w:ascii="Arial" w:hAnsi="Arial" w:eastAsia="Arial" w:cs="Arial"/>
                          <w:sz w:val="18"/>
                          <w:szCs w:val="18"/>
                          <w:rtl w:val="0"/>
                        </w:rPr>
                        <w:t>7</w:t>
                      </w:r>
                    </w:ins>
                  </w:sdtContent>
                </w:sdt>
                <w:sdt>
                  <w:sdtPr>
                    <w:tag w:val="goog_rdk_466"/>
                    <w:id w:val="147460776"/>
                  </w:sdtPr>
                  <w:sdtContent/>
                </w:sdt>
              </w:p>
            </w:sdtContent>
          </w:sdt>
        </w:tc>
        <w:tc>
          <w:tcPr>
            <w:gridSpan w:val="2"/>
            <w:vAlign w:val="center"/>
            <w:tcPrChange w:id="230" w:author="Samy Elsayed" w:date="2024-10-30T13:46:49Z">
              <w:tcPr>
                <w:tcBorders>
                  <w:bottom w:val="single" w:color="000000" w:sz="4" w:space="0"/>
                </w:tcBorders>
                <w:vAlign w:val="center"/>
              </w:tcPr>
            </w:tcPrChange>
          </w:tcPr>
          <w:sdt>
            <w:sdtPr>
              <w:tag w:val="goog_rdk_472"/>
              <w:id w:val="147463713"/>
            </w:sdtPr>
            <w:sdtContent>
              <w:p w14:paraId="00000510">
                <w:pPr>
                  <w:spacing w:before="0" w:after="0"/>
                  <w:jc w:val="center"/>
                  <w:rPr>
                    <w:rFonts w:ascii="Arial" w:hAnsi="Arial" w:eastAsia="Arial" w:cs="Arial"/>
                    <w:sz w:val="18"/>
                    <w:szCs w:val="18"/>
                  </w:rPr>
                  <w:pPrChange w:id="231" w:author="Samy Elsayed" w:date="2024-10-30T13:46:49Z">
                    <w:pPr>
                      <w:spacing w:before="60" w:after="60"/>
                      <w:jc w:val="center"/>
                    </w:pPr>
                  </w:pPrChange>
                </w:pPr>
                <w:sdt>
                  <w:sdtPr>
                    <w:tag w:val="goog_rdk_470"/>
                    <w:id w:val="147461582"/>
                  </w:sdtPr>
                  <w:sdtContent>
                    <w:ins w:id="232" w:author="Samy Elsayed" w:date="2024-10-30T13:46:49Z">
                      <w:r>
                        <w:rPr>
                          <w:rFonts w:ascii="Arial" w:hAnsi="Arial" w:eastAsia="Arial" w:cs="Arial"/>
                          <w:sz w:val="18"/>
                          <w:szCs w:val="18"/>
                          <w:rtl w:val="0"/>
                        </w:rPr>
                        <w:t>RORO PASSENGR</w:t>
                      </w:r>
                    </w:ins>
                  </w:sdtContent>
                </w:sdt>
                <w:sdt>
                  <w:sdtPr>
                    <w:tag w:val="goog_rdk_471"/>
                    <w:id w:val="147460644"/>
                  </w:sdtPr>
                  <w:sdtContent/>
                </w:sdt>
              </w:p>
            </w:sdtContent>
          </w:sdt>
        </w:tc>
        <w:tc>
          <w:tcPr>
            <w:gridSpan w:val="2"/>
            <w:tcBorders>
              <w:bottom w:val="single" w:color="000000" w:sz="4" w:space="0"/>
            </w:tcBorders>
            <w:vAlign w:val="center"/>
            <w:tcPrChange w:id="233" w:author="Samy Elsayed" w:date="2024-10-30T13:46:49Z">
              <w:tcPr>
                <w:tcBorders>
                  <w:bottom w:val="single" w:color="000000" w:sz="4" w:space="0"/>
                </w:tcBorders>
                <w:vAlign w:val="center"/>
              </w:tcPr>
            </w:tcPrChange>
          </w:tcPr>
          <w:p w14:paraId="00000512">
            <w:pPr>
              <w:spacing w:before="60" w:after="60"/>
              <w:jc w:val="center"/>
              <w:rPr>
                <w:rFonts w:ascii="Arial" w:hAnsi="Arial" w:eastAsia="Arial" w:cs="Arial"/>
                <w:sz w:val="18"/>
                <w:szCs w:val="18"/>
              </w:rPr>
            </w:pPr>
            <w:sdt>
              <w:sdtPr>
                <w:tag w:val="goog_rdk_475"/>
                <w:id w:val="147461057"/>
              </w:sdtPr>
              <w:sdtContent>
                <w:ins w:id="234" w:author="Samy Elsayed" w:date="2024-10-30T14:55:38Z">
                  <w:r>
                    <w:rPr>
                      <w:rFonts w:ascii="Arial" w:hAnsi="Arial" w:eastAsia="Arial" w:cs="Arial"/>
                      <w:sz w:val="18"/>
                      <w:szCs w:val="18"/>
                      <w:rtl w:val="0"/>
                    </w:rPr>
                    <w:t>14707</w:t>
                  </w:r>
                </w:ins>
              </w:sdtContent>
            </w:sdt>
          </w:p>
        </w:tc>
        <w:tc>
          <w:tcPr>
            <w:tcBorders>
              <w:bottom w:val="single" w:color="000000" w:sz="4" w:space="0"/>
            </w:tcBorders>
            <w:vAlign w:val="center"/>
            <w:tcPrChange w:id="235" w:author="Samy Elsayed" w:date="2024-10-30T13:46:49Z">
              <w:tcPr>
                <w:tcBorders>
                  <w:bottom w:val="single" w:color="000000" w:sz="4" w:space="0"/>
                </w:tcBorders>
                <w:vAlign w:val="center"/>
              </w:tcPr>
            </w:tcPrChange>
          </w:tcPr>
          <w:p w14:paraId="00000514">
            <w:pPr>
              <w:spacing w:before="60" w:after="60"/>
              <w:jc w:val="center"/>
              <w:rPr>
                <w:rFonts w:ascii="Arial" w:hAnsi="Arial" w:eastAsia="Arial" w:cs="Arial"/>
                <w:sz w:val="18"/>
                <w:szCs w:val="18"/>
              </w:rPr>
            </w:pPr>
            <w:sdt>
              <w:sdtPr>
                <w:tag w:val="goog_rdk_477"/>
                <w:id w:val="147476589"/>
              </w:sdtPr>
              <w:sdtContent>
                <w:ins w:id="236" w:author="Samy Elsayed" w:date="2024-10-30T14:54:01Z">
                  <w:r>
                    <w:rPr>
                      <w:rFonts w:ascii="Arial" w:hAnsi="Arial" w:eastAsia="Arial" w:cs="Arial"/>
                      <w:sz w:val="18"/>
                      <w:szCs w:val="18"/>
                      <w:rtl w:val="0"/>
                    </w:rPr>
                    <w:t>IHI PIELSTECK</w:t>
                  </w:r>
                </w:ins>
              </w:sdtContent>
            </w:sdt>
          </w:p>
        </w:tc>
        <w:tc>
          <w:tcPr>
            <w:gridSpan w:val="2"/>
            <w:tcBorders>
              <w:bottom w:val="single" w:color="000000" w:sz="4" w:space="0"/>
            </w:tcBorders>
            <w:vAlign w:val="center"/>
            <w:tcPrChange w:id="237" w:author="Samy Elsayed" w:date="2024-10-30T13:46:49Z">
              <w:tcPr>
                <w:tcBorders>
                  <w:bottom w:val="single" w:color="000000" w:sz="4" w:space="0"/>
                </w:tcBorders>
                <w:vAlign w:val="center"/>
              </w:tcPr>
            </w:tcPrChange>
          </w:tcPr>
          <w:p w14:paraId="00000515">
            <w:pPr>
              <w:spacing w:before="60" w:after="60"/>
              <w:jc w:val="center"/>
              <w:rPr>
                <w:rFonts w:ascii="Arial" w:hAnsi="Arial" w:eastAsia="Arial" w:cs="Arial"/>
                <w:sz w:val="18"/>
                <w:szCs w:val="18"/>
              </w:rPr>
            </w:pPr>
            <w:sdt>
              <w:sdtPr>
                <w:tag w:val="goog_rdk_479"/>
                <w:id w:val="147473106"/>
              </w:sdtPr>
              <w:sdtContent>
                <w:ins w:id="238" w:author="Samy Elsayed" w:date="2024-10-30T14:54:56Z">
                  <w:r>
                    <w:rPr>
                      <w:rFonts w:ascii="Arial" w:hAnsi="Arial" w:eastAsia="Arial" w:cs="Arial"/>
                      <w:sz w:val="18"/>
                      <w:szCs w:val="18"/>
                      <w:rtl w:val="0"/>
                    </w:rPr>
                    <w:t>9450 H.B</w:t>
                  </w:r>
                </w:ins>
              </w:sdtContent>
            </w:sdt>
          </w:p>
        </w:tc>
        <w:tc>
          <w:tcPr>
            <w:gridSpan w:val="2"/>
            <w:tcBorders>
              <w:bottom w:val="single" w:color="000000" w:sz="4" w:space="0"/>
            </w:tcBorders>
            <w:vAlign w:val="center"/>
            <w:tcPrChange w:id="239" w:author="Samy Elsayed" w:date="2024-10-30T13:46:49Z">
              <w:tcPr>
                <w:tcBorders>
                  <w:bottom w:val="single" w:color="000000" w:sz="4" w:space="0"/>
                </w:tcBorders>
                <w:vAlign w:val="center"/>
              </w:tcPr>
            </w:tcPrChange>
          </w:tcPr>
          <w:p w14:paraId="00000517">
            <w:pPr>
              <w:spacing w:before="60" w:after="60"/>
              <w:jc w:val="center"/>
              <w:rPr>
                <w:rFonts w:ascii="Arial" w:hAnsi="Arial" w:eastAsia="Arial" w:cs="Arial"/>
                <w:sz w:val="18"/>
                <w:szCs w:val="18"/>
              </w:rPr>
            </w:pPr>
          </w:p>
        </w:tc>
      </w:tr>
      <w:tr w14:paraId="21CFE4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Change w:id="240" w:author="Samy Elsayed" w:date="2024-10-30T13:46:59Z">
            <w:tblPrEx>
              <w:tblCellMar>
                <w:top w:w="0" w:type="dxa"/>
                <w:left w:w="108" w:type="dxa"/>
                <w:bottom w:w="0" w:type="dxa"/>
                <w:right w:w="108" w:type="dxa"/>
              </w:tblCellMar>
            </w:tblPrEx>
          </w:tblPrExChange>
        </w:tblPrEx>
        <w:trPr>
          <w:cantSplit/>
          <w:trHeight w:val="611" w:hRule="atLeast"/>
          <w:trPrChange w:id="240" w:author="Samy Elsayed" w:date="2024-10-30T13:46:59Z">
            <w:trPr>
              <w:gridAfter w:val="8"/>
              <w:cantSplit/>
              <w:trHeight w:val="611" w:hRule="atLeast"/>
            </w:trPr>
          </w:trPrChange>
        </w:trPr>
        <w:tc>
          <w:tcPr>
            <w:gridSpan w:val="3"/>
            <w:vAlign w:val="center"/>
            <w:tcPrChange w:id="241" w:author="Samy Elsayed" w:date="2024-10-30T13:46:59Z">
              <w:tcPr>
                <w:tcBorders>
                  <w:bottom w:val="single" w:color="000000" w:sz="4" w:space="0"/>
                </w:tcBorders>
                <w:vAlign w:val="center"/>
              </w:tcPr>
            </w:tcPrChange>
          </w:tcPr>
          <w:sdt>
            <w:sdtPr>
              <w:tag w:val="goog_rdk_482"/>
              <w:id w:val="147466454"/>
            </w:sdtPr>
            <w:sdtContent>
              <w:p w14:paraId="00000519">
                <w:pPr>
                  <w:spacing w:before="0" w:after="0"/>
                  <w:jc w:val="left"/>
                  <w:rPr>
                    <w:rFonts w:ascii="Arial" w:hAnsi="Arial" w:eastAsia="Arial" w:cs="Arial"/>
                    <w:sz w:val="18"/>
                    <w:szCs w:val="18"/>
                  </w:rPr>
                  <w:pPrChange w:id="242" w:author="Samy Elsayed" w:date="2024-10-30T13:46:59Z">
                    <w:pPr>
                      <w:spacing w:before="60" w:after="60"/>
                      <w:jc w:val="center"/>
                    </w:pPr>
                  </w:pPrChange>
                </w:pPr>
                <w:sdt>
                  <w:sdtPr>
                    <w:tag w:val="goog_rdk_481"/>
                    <w:id w:val="147468088"/>
                  </w:sdtPr>
                  <w:sdtContent/>
                </w:sdt>
              </w:p>
            </w:sdtContent>
          </w:sdt>
        </w:tc>
        <w:tc>
          <w:tcPr>
            <w:vAlign w:val="center"/>
            <w:tcPrChange w:id="243" w:author="Samy Elsayed" w:date="2024-10-30T13:46:59Z">
              <w:tcPr>
                <w:tcBorders>
                  <w:bottom w:val="single" w:color="000000" w:sz="4" w:space="0"/>
                </w:tcBorders>
                <w:vAlign w:val="center"/>
              </w:tcPr>
            </w:tcPrChange>
          </w:tcPr>
          <w:sdt>
            <w:sdtPr>
              <w:tag w:val="goog_rdk_487"/>
              <w:id w:val="147478083"/>
            </w:sdtPr>
            <w:sdtContent>
              <w:p w14:paraId="0000051C">
                <w:pPr>
                  <w:spacing w:before="0" w:after="0"/>
                  <w:jc w:val="left"/>
                  <w:rPr>
                    <w:rFonts w:ascii="Times New Roman" w:hAnsi="Times New Roman" w:eastAsia="Times New Roman" w:cs="Times New Roman"/>
                    <w:sz w:val="20"/>
                    <w:szCs w:val="20"/>
                    <w:rPrChange w:id="245" w:author="Samy Elsayed" w:date="2024-10-30T13:46:59Z">
                      <w:rPr>
                        <w:rFonts w:ascii="Arial" w:hAnsi="Arial" w:eastAsia="Arial" w:cs="Arial"/>
                        <w:sz w:val="18"/>
                        <w:szCs w:val="18"/>
                      </w:rPr>
                    </w:rPrChange>
                  </w:rPr>
                  <w:pPrChange w:id="244" w:author="Samy Elsayed" w:date="2024-10-30T13:46:59Z">
                    <w:pPr>
                      <w:spacing w:before="60" w:after="60"/>
                      <w:jc w:val="center"/>
                    </w:pPr>
                  </w:pPrChange>
                </w:pPr>
                <w:sdt>
                  <w:sdtPr>
                    <w:tag w:val="goog_rdk_486"/>
                    <w:id w:val="147464922"/>
                  </w:sdtPr>
                  <w:sdtContent/>
                </w:sdt>
              </w:p>
            </w:sdtContent>
          </w:sdt>
        </w:tc>
        <w:tc>
          <w:tcPr>
            <w:vAlign w:val="center"/>
            <w:tcPrChange w:id="246" w:author="Samy Elsayed" w:date="2024-10-30T13:46:59Z">
              <w:tcPr>
                <w:tcBorders>
                  <w:bottom w:val="single" w:color="000000" w:sz="4" w:space="0"/>
                </w:tcBorders>
                <w:vAlign w:val="center"/>
              </w:tcPr>
            </w:tcPrChange>
          </w:tcPr>
          <w:sdt>
            <w:sdtPr>
              <w:tag w:val="goog_rdk_490"/>
              <w:id w:val="147477010"/>
            </w:sdtPr>
            <w:sdtContent>
              <w:p w14:paraId="0000051D">
                <w:pPr>
                  <w:jc w:val="left"/>
                  <w:rPr>
                    <w:rFonts w:ascii="Arial" w:hAnsi="Arial" w:eastAsia="Arial" w:cs="Arial"/>
                    <w:sz w:val="18"/>
                    <w:szCs w:val="18"/>
                  </w:rPr>
                  <w:pPrChange w:id="247" w:author="Samy Elsayed" w:date="2024-10-30T13:46:59Z">
                    <w:pPr>
                      <w:jc w:val="center"/>
                    </w:pPr>
                  </w:pPrChange>
                </w:pPr>
                <w:sdt>
                  <w:sdtPr>
                    <w:tag w:val="goog_rdk_489"/>
                    <w:id w:val="147461498"/>
                  </w:sdtPr>
                  <w:sdtContent/>
                </w:sdt>
              </w:p>
            </w:sdtContent>
          </w:sdt>
        </w:tc>
        <w:tc>
          <w:tcPr>
            <w:tcPrChange w:id="248" w:author="Samy Elsayed" w:date="2024-10-30T13:46:59Z">
              <w:tcPr>
                <w:tcBorders>
                  <w:bottom w:val="single" w:color="000000" w:sz="4" w:space="0"/>
                </w:tcBorders>
              </w:tcPr>
            </w:tcPrChange>
          </w:tcPr>
          <w:sdt>
            <w:sdtPr>
              <w:tag w:val="goog_rdk_493"/>
              <w:id w:val="147473614"/>
            </w:sdtPr>
            <w:sdtContent>
              <w:p w14:paraId="0000051E">
                <w:pPr>
                  <w:jc w:val="left"/>
                  <w:rPr>
                    <w:rFonts w:ascii="Arial" w:hAnsi="Arial" w:eastAsia="Arial" w:cs="Arial"/>
                    <w:sz w:val="18"/>
                    <w:szCs w:val="18"/>
                  </w:rPr>
                  <w:pPrChange w:id="249" w:author="Samy Elsayed" w:date="2024-10-30T13:50:57Z">
                    <w:pPr>
                      <w:jc w:val="center"/>
                    </w:pPr>
                  </w:pPrChange>
                </w:pPr>
                <w:sdt>
                  <w:sdtPr>
                    <w:tag w:val="goog_rdk_492"/>
                    <w:id w:val="147479007"/>
                  </w:sdtPr>
                  <w:sdtContent/>
                </w:sdt>
              </w:p>
            </w:sdtContent>
          </w:sdt>
        </w:tc>
        <w:tc>
          <w:tcPr>
            <w:gridSpan w:val="2"/>
            <w:vAlign w:val="center"/>
            <w:tcPrChange w:id="250" w:author="Samy Elsayed" w:date="2024-10-30T13:46:59Z">
              <w:tcPr>
                <w:tcBorders>
                  <w:bottom w:val="single" w:color="000000" w:sz="4" w:space="0"/>
                </w:tcBorders>
                <w:vAlign w:val="center"/>
              </w:tcPr>
            </w:tcPrChange>
          </w:tcPr>
          <w:sdt>
            <w:sdtPr>
              <w:tag w:val="goog_rdk_496"/>
              <w:id w:val="147469039"/>
            </w:sdtPr>
            <w:sdtContent>
              <w:p w14:paraId="0000051F">
                <w:pPr>
                  <w:jc w:val="center"/>
                  <w:rPr>
                    <w:rFonts w:ascii="Arial" w:hAnsi="Arial" w:eastAsia="Arial" w:cs="Arial"/>
                    <w:sz w:val="18"/>
                    <w:szCs w:val="18"/>
                  </w:rPr>
                </w:pPr>
                <w:sdt>
                  <w:sdtPr>
                    <w:tag w:val="goog_rdk_495"/>
                    <w:id w:val="147459023"/>
                  </w:sdtPr>
                  <w:sdtContent/>
                </w:sdt>
              </w:p>
            </w:sdtContent>
          </w:sdt>
        </w:tc>
        <w:tc>
          <w:tcPr>
            <w:gridSpan w:val="2"/>
            <w:vAlign w:val="center"/>
            <w:tcPrChange w:id="251" w:author="Samy Elsayed" w:date="2024-10-30T13:46:59Z">
              <w:tcPr>
                <w:tcBorders>
                  <w:bottom w:val="single" w:color="000000" w:sz="4" w:space="0"/>
                </w:tcBorders>
                <w:vAlign w:val="center"/>
              </w:tcPr>
            </w:tcPrChange>
          </w:tcPr>
          <w:sdt>
            <w:sdtPr>
              <w:tag w:val="goog_rdk_500"/>
              <w:id w:val="147454240"/>
            </w:sdtPr>
            <w:sdtContent>
              <w:p w14:paraId="00000521">
                <w:pPr>
                  <w:spacing w:before="0" w:after="0"/>
                  <w:jc w:val="left"/>
                  <w:rPr>
                    <w:rFonts w:ascii="Arial" w:hAnsi="Arial" w:eastAsia="Arial" w:cs="Arial"/>
                    <w:sz w:val="18"/>
                    <w:szCs w:val="18"/>
                  </w:rPr>
                  <w:pPrChange w:id="252" w:author="Samy Elsayed" w:date="2024-10-30T13:46:59Z">
                    <w:pPr>
                      <w:spacing w:before="60" w:after="60"/>
                      <w:jc w:val="center"/>
                    </w:pPr>
                  </w:pPrChange>
                </w:pPr>
                <w:sdt>
                  <w:sdtPr>
                    <w:tag w:val="goog_rdk_499"/>
                    <w:id w:val="147476091"/>
                  </w:sdtPr>
                  <w:sdtContent/>
                </w:sdt>
              </w:p>
            </w:sdtContent>
          </w:sdt>
        </w:tc>
        <w:tc>
          <w:tcPr>
            <w:vAlign w:val="center"/>
            <w:tcPrChange w:id="253" w:author="Samy Elsayed" w:date="2024-10-30T13:46:59Z">
              <w:tcPr>
                <w:tcBorders>
                  <w:bottom w:val="single" w:color="000000" w:sz="4" w:space="0"/>
                </w:tcBorders>
                <w:vAlign w:val="center"/>
              </w:tcPr>
            </w:tcPrChange>
          </w:tcPr>
          <w:sdt>
            <w:sdtPr>
              <w:tag w:val="goog_rdk_504"/>
              <w:id w:val="147460559"/>
            </w:sdtPr>
            <w:sdtContent>
              <w:p w14:paraId="00000523">
                <w:pPr>
                  <w:spacing w:before="0" w:after="0"/>
                  <w:jc w:val="center"/>
                  <w:rPr>
                    <w:rFonts w:ascii="Arial" w:hAnsi="Arial" w:eastAsia="Arial" w:cs="Arial"/>
                    <w:sz w:val="18"/>
                    <w:szCs w:val="18"/>
                  </w:rPr>
                  <w:pPrChange w:id="254" w:author="Samy Elsayed" w:date="2024-10-30T13:46:59Z">
                    <w:pPr>
                      <w:spacing w:before="60" w:after="60"/>
                      <w:jc w:val="center"/>
                    </w:pPr>
                  </w:pPrChange>
                </w:pPr>
                <w:sdt>
                  <w:sdtPr>
                    <w:tag w:val="goog_rdk_503"/>
                    <w:id w:val="147468580"/>
                  </w:sdtPr>
                  <w:sdtContent/>
                </w:sdt>
              </w:p>
            </w:sdtContent>
          </w:sdt>
        </w:tc>
        <w:tc>
          <w:tcPr>
            <w:gridSpan w:val="2"/>
            <w:vAlign w:val="center"/>
            <w:tcPrChange w:id="255" w:author="Samy Elsayed" w:date="2024-10-30T13:46:59Z">
              <w:tcPr>
                <w:tcBorders>
                  <w:bottom w:val="single" w:color="000000" w:sz="4" w:space="0"/>
                </w:tcBorders>
                <w:vAlign w:val="center"/>
              </w:tcPr>
            </w:tcPrChange>
          </w:tcPr>
          <w:sdt>
            <w:sdtPr>
              <w:tag w:val="goog_rdk_509"/>
              <w:id w:val="147453661"/>
            </w:sdtPr>
            <w:sdtContent>
              <w:p w14:paraId="00000524">
                <w:pPr>
                  <w:spacing w:before="0" w:after="0"/>
                  <w:jc w:val="left"/>
                  <w:rPr>
                    <w:rFonts w:ascii="Arial" w:hAnsi="Arial" w:eastAsia="Arial" w:cs="Arial"/>
                    <w:sz w:val="18"/>
                    <w:szCs w:val="18"/>
                  </w:rPr>
                  <w:pPrChange w:id="256" w:author="Samy Elsayed" w:date="2024-10-30T13:46:59Z">
                    <w:pPr>
                      <w:spacing w:before="60" w:after="60"/>
                      <w:jc w:val="center"/>
                    </w:pPr>
                  </w:pPrChange>
                </w:pPr>
                <w:sdt>
                  <w:sdtPr>
                    <w:tag w:val="goog_rdk_507"/>
                    <w:id w:val="147457015"/>
                  </w:sdtPr>
                  <w:sdtContent>
                    <w:ins w:id="257" w:author="Samy Elsayed" w:date="2024-10-30T13:46:59Z">
                      <w:r>
                        <w:rPr>
                          <w:rFonts w:ascii="Arial" w:hAnsi="Arial" w:eastAsia="Arial" w:cs="Arial"/>
                          <w:sz w:val="18"/>
                          <w:szCs w:val="18"/>
                          <w:rtl w:val="0"/>
                        </w:rPr>
                        <w:t xml:space="preserve"> </w:t>
                      </w:r>
                    </w:ins>
                  </w:sdtContent>
                </w:sdt>
                <w:sdt>
                  <w:sdtPr>
                    <w:tag w:val="goog_rdk_508"/>
                    <w:id w:val="147465745"/>
                  </w:sdtPr>
                  <w:sdtContent/>
                </w:sdt>
              </w:p>
            </w:sdtContent>
          </w:sdt>
        </w:tc>
        <w:tc>
          <w:tcPr>
            <w:gridSpan w:val="2"/>
            <w:tcBorders>
              <w:bottom w:val="single" w:color="000000" w:sz="4" w:space="0"/>
            </w:tcBorders>
            <w:vAlign w:val="center"/>
            <w:tcPrChange w:id="258" w:author="Samy Elsayed" w:date="2024-10-30T13:46:59Z">
              <w:tcPr>
                <w:tcBorders>
                  <w:bottom w:val="single" w:color="000000" w:sz="4" w:space="0"/>
                </w:tcBorders>
                <w:vAlign w:val="center"/>
              </w:tcPr>
            </w:tcPrChange>
          </w:tcPr>
          <w:p w14:paraId="00000526">
            <w:pPr>
              <w:spacing w:before="60" w:after="60"/>
              <w:jc w:val="center"/>
              <w:rPr>
                <w:rFonts w:ascii="Arial" w:hAnsi="Arial" w:eastAsia="Arial" w:cs="Arial"/>
                <w:sz w:val="18"/>
                <w:szCs w:val="18"/>
              </w:rPr>
            </w:pPr>
          </w:p>
        </w:tc>
        <w:tc>
          <w:tcPr>
            <w:tcBorders>
              <w:bottom w:val="single" w:color="000000" w:sz="4" w:space="0"/>
            </w:tcBorders>
            <w:vAlign w:val="center"/>
            <w:tcPrChange w:id="259" w:author="Samy Elsayed" w:date="2024-10-30T13:46:59Z">
              <w:tcPr>
                <w:tcBorders>
                  <w:bottom w:val="single" w:color="000000" w:sz="4" w:space="0"/>
                </w:tcBorders>
                <w:vAlign w:val="center"/>
              </w:tcPr>
            </w:tcPrChange>
          </w:tcPr>
          <w:p w14:paraId="00000528">
            <w:pPr>
              <w:spacing w:before="60" w:after="60"/>
              <w:jc w:val="center"/>
              <w:rPr>
                <w:rFonts w:ascii="Arial" w:hAnsi="Arial" w:eastAsia="Arial" w:cs="Arial"/>
                <w:sz w:val="18"/>
                <w:szCs w:val="18"/>
              </w:rPr>
            </w:pPr>
          </w:p>
        </w:tc>
        <w:tc>
          <w:tcPr>
            <w:gridSpan w:val="2"/>
            <w:tcBorders>
              <w:bottom w:val="single" w:color="000000" w:sz="4" w:space="0"/>
            </w:tcBorders>
            <w:vAlign w:val="center"/>
            <w:tcPrChange w:id="260" w:author="Samy Elsayed" w:date="2024-10-30T13:46:59Z">
              <w:tcPr>
                <w:tcBorders>
                  <w:bottom w:val="single" w:color="000000" w:sz="4" w:space="0"/>
                </w:tcBorders>
                <w:vAlign w:val="center"/>
              </w:tcPr>
            </w:tcPrChange>
          </w:tcPr>
          <w:p w14:paraId="00000529">
            <w:pPr>
              <w:spacing w:before="60" w:after="60"/>
              <w:jc w:val="center"/>
              <w:rPr>
                <w:rFonts w:ascii="Arial" w:hAnsi="Arial" w:eastAsia="Arial" w:cs="Arial"/>
                <w:sz w:val="18"/>
                <w:szCs w:val="18"/>
              </w:rPr>
            </w:pPr>
          </w:p>
        </w:tc>
        <w:tc>
          <w:tcPr>
            <w:gridSpan w:val="2"/>
            <w:tcBorders>
              <w:bottom w:val="single" w:color="000000" w:sz="4" w:space="0"/>
            </w:tcBorders>
            <w:vAlign w:val="center"/>
            <w:tcPrChange w:id="261" w:author="Samy Elsayed" w:date="2024-10-30T13:46:59Z">
              <w:tcPr>
                <w:tcBorders>
                  <w:bottom w:val="single" w:color="000000" w:sz="4" w:space="0"/>
                </w:tcBorders>
                <w:vAlign w:val="center"/>
              </w:tcPr>
            </w:tcPrChange>
          </w:tcPr>
          <w:p w14:paraId="0000052B">
            <w:pPr>
              <w:spacing w:before="60" w:after="60"/>
              <w:jc w:val="center"/>
              <w:rPr>
                <w:rFonts w:ascii="Arial" w:hAnsi="Arial" w:eastAsia="Arial" w:cs="Arial"/>
                <w:sz w:val="18"/>
                <w:szCs w:val="18"/>
              </w:rPr>
            </w:pPr>
          </w:p>
        </w:tc>
      </w:tr>
      <w:tr w14:paraId="6919AE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Pr>
        <w:tc>
          <w:tcPr>
            <w:gridSpan w:val="3"/>
            <w:tcBorders>
              <w:bottom w:val="single" w:color="000000" w:sz="4" w:space="0"/>
            </w:tcBorders>
            <w:vAlign w:val="center"/>
          </w:tcPr>
          <w:p w14:paraId="0000052D">
            <w:pPr>
              <w:spacing w:before="60" w:after="60"/>
              <w:jc w:val="center"/>
              <w:rPr>
                <w:rFonts w:ascii="Arial" w:hAnsi="Arial" w:eastAsia="Arial" w:cs="Arial"/>
                <w:sz w:val="18"/>
                <w:szCs w:val="18"/>
              </w:rPr>
            </w:pPr>
          </w:p>
          <w:p w14:paraId="0000052E">
            <w:pPr>
              <w:spacing w:before="60" w:after="60"/>
              <w:jc w:val="center"/>
              <w:rPr>
                <w:rFonts w:ascii="Arial" w:hAnsi="Arial" w:eastAsia="Arial" w:cs="Arial"/>
                <w:sz w:val="18"/>
                <w:szCs w:val="18"/>
              </w:rPr>
            </w:pPr>
          </w:p>
          <w:p w14:paraId="0000052F">
            <w:pPr>
              <w:spacing w:before="60" w:after="60"/>
              <w:jc w:val="center"/>
              <w:rPr>
                <w:rFonts w:ascii="Arial" w:hAnsi="Arial" w:eastAsia="Arial" w:cs="Arial"/>
                <w:sz w:val="18"/>
                <w:szCs w:val="18"/>
              </w:rPr>
            </w:pPr>
          </w:p>
        </w:tc>
        <w:tc>
          <w:tcPr>
            <w:tcBorders>
              <w:bottom w:val="single" w:color="000000" w:sz="4" w:space="0"/>
            </w:tcBorders>
            <w:vAlign w:val="center"/>
          </w:tcPr>
          <w:p w14:paraId="00000532">
            <w:pPr>
              <w:spacing w:before="60" w:after="60"/>
              <w:jc w:val="center"/>
              <w:rPr>
                <w:rFonts w:ascii="Arial" w:hAnsi="Arial" w:eastAsia="Arial" w:cs="Arial"/>
                <w:sz w:val="18"/>
                <w:szCs w:val="18"/>
              </w:rPr>
            </w:pPr>
          </w:p>
        </w:tc>
        <w:tc>
          <w:tcPr>
            <w:tcBorders>
              <w:bottom w:val="single" w:color="000000" w:sz="4" w:space="0"/>
            </w:tcBorders>
            <w:vAlign w:val="center"/>
          </w:tcPr>
          <w:p w14:paraId="00000533">
            <w:pPr>
              <w:jc w:val="center"/>
              <w:rPr>
                <w:rFonts w:ascii="Arial" w:hAnsi="Arial" w:eastAsia="Arial" w:cs="Arial"/>
                <w:sz w:val="18"/>
                <w:szCs w:val="18"/>
              </w:rPr>
            </w:pPr>
          </w:p>
        </w:tc>
        <w:tc>
          <w:tcPr>
            <w:tcBorders>
              <w:bottom w:val="single" w:color="000000" w:sz="4" w:space="0"/>
            </w:tcBorders>
          </w:tcPr>
          <w:p w14:paraId="00000534">
            <w:pPr>
              <w:jc w:val="center"/>
              <w:rPr>
                <w:rFonts w:ascii="Arial" w:hAnsi="Arial" w:eastAsia="Arial" w:cs="Arial"/>
                <w:sz w:val="18"/>
                <w:szCs w:val="18"/>
              </w:rPr>
            </w:pPr>
          </w:p>
        </w:tc>
        <w:tc>
          <w:tcPr>
            <w:gridSpan w:val="2"/>
            <w:tcBorders>
              <w:bottom w:val="single" w:color="000000" w:sz="4" w:space="0"/>
            </w:tcBorders>
            <w:vAlign w:val="center"/>
          </w:tcPr>
          <w:p w14:paraId="00000535">
            <w:pPr>
              <w:jc w:val="center"/>
              <w:rPr>
                <w:rFonts w:ascii="Arial" w:hAnsi="Arial" w:eastAsia="Arial" w:cs="Arial"/>
                <w:sz w:val="18"/>
                <w:szCs w:val="18"/>
              </w:rPr>
            </w:pPr>
          </w:p>
        </w:tc>
        <w:tc>
          <w:tcPr>
            <w:gridSpan w:val="2"/>
            <w:tcBorders>
              <w:bottom w:val="single" w:color="000000" w:sz="4" w:space="0"/>
            </w:tcBorders>
            <w:vAlign w:val="center"/>
          </w:tcPr>
          <w:p w14:paraId="00000537">
            <w:pPr>
              <w:spacing w:before="60" w:after="60"/>
              <w:jc w:val="center"/>
              <w:rPr>
                <w:rFonts w:ascii="Arial" w:hAnsi="Arial" w:eastAsia="Arial" w:cs="Arial"/>
                <w:sz w:val="18"/>
                <w:szCs w:val="18"/>
              </w:rPr>
            </w:pPr>
          </w:p>
        </w:tc>
        <w:tc>
          <w:tcPr>
            <w:tcBorders>
              <w:bottom w:val="single" w:color="000000" w:sz="4" w:space="0"/>
            </w:tcBorders>
            <w:vAlign w:val="center"/>
          </w:tcPr>
          <w:p w14:paraId="00000539">
            <w:pPr>
              <w:spacing w:before="60" w:after="60"/>
              <w:jc w:val="center"/>
              <w:rPr>
                <w:rFonts w:ascii="Arial" w:hAnsi="Arial" w:eastAsia="Arial" w:cs="Arial"/>
                <w:sz w:val="18"/>
                <w:szCs w:val="18"/>
              </w:rPr>
            </w:pPr>
          </w:p>
        </w:tc>
        <w:tc>
          <w:tcPr>
            <w:gridSpan w:val="2"/>
            <w:tcBorders>
              <w:bottom w:val="single" w:color="000000" w:sz="4" w:space="0"/>
            </w:tcBorders>
            <w:vAlign w:val="center"/>
          </w:tcPr>
          <w:p w14:paraId="0000053A">
            <w:pPr>
              <w:spacing w:before="60" w:after="60"/>
              <w:jc w:val="center"/>
              <w:rPr>
                <w:rFonts w:ascii="Arial" w:hAnsi="Arial" w:eastAsia="Arial" w:cs="Arial"/>
                <w:sz w:val="18"/>
                <w:szCs w:val="18"/>
              </w:rPr>
            </w:pPr>
          </w:p>
        </w:tc>
        <w:tc>
          <w:tcPr>
            <w:gridSpan w:val="2"/>
            <w:tcBorders>
              <w:bottom w:val="single" w:color="000000" w:sz="4" w:space="0"/>
            </w:tcBorders>
            <w:vAlign w:val="center"/>
          </w:tcPr>
          <w:p w14:paraId="0000053C">
            <w:pPr>
              <w:spacing w:before="60" w:after="60"/>
              <w:jc w:val="center"/>
              <w:rPr>
                <w:rFonts w:ascii="Arial" w:hAnsi="Arial" w:eastAsia="Arial" w:cs="Arial"/>
                <w:sz w:val="18"/>
                <w:szCs w:val="18"/>
              </w:rPr>
            </w:pPr>
          </w:p>
        </w:tc>
        <w:tc>
          <w:tcPr>
            <w:tcBorders>
              <w:bottom w:val="single" w:color="000000" w:sz="4" w:space="0"/>
            </w:tcBorders>
            <w:vAlign w:val="center"/>
          </w:tcPr>
          <w:p w14:paraId="0000053E">
            <w:pPr>
              <w:spacing w:before="60" w:after="60"/>
              <w:jc w:val="center"/>
              <w:rPr>
                <w:rFonts w:ascii="Arial" w:hAnsi="Arial" w:eastAsia="Arial" w:cs="Arial"/>
                <w:sz w:val="18"/>
                <w:szCs w:val="18"/>
              </w:rPr>
            </w:pPr>
          </w:p>
        </w:tc>
        <w:tc>
          <w:tcPr>
            <w:gridSpan w:val="2"/>
            <w:tcBorders>
              <w:bottom w:val="single" w:color="000000" w:sz="4" w:space="0"/>
            </w:tcBorders>
            <w:vAlign w:val="center"/>
          </w:tcPr>
          <w:p w14:paraId="0000053F">
            <w:pPr>
              <w:spacing w:before="60" w:after="60"/>
              <w:jc w:val="center"/>
              <w:rPr>
                <w:rFonts w:ascii="Arial" w:hAnsi="Arial" w:eastAsia="Arial" w:cs="Arial"/>
                <w:sz w:val="18"/>
                <w:szCs w:val="18"/>
              </w:rPr>
            </w:pPr>
          </w:p>
        </w:tc>
        <w:tc>
          <w:tcPr>
            <w:gridSpan w:val="2"/>
            <w:tcBorders>
              <w:bottom w:val="single" w:color="000000" w:sz="4" w:space="0"/>
            </w:tcBorders>
            <w:vAlign w:val="center"/>
          </w:tcPr>
          <w:p w14:paraId="00000541">
            <w:pPr>
              <w:spacing w:before="60" w:after="60"/>
              <w:jc w:val="center"/>
              <w:rPr>
                <w:rFonts w:ascii="Arial" w:hAnsi="Arial" w:eastAsia="Arial" w:cs="Arial"/>
                <w:sz w:val="18"/>
                <w:szCs w:val="18"/>
              </w:rPr>
            </w:pPr>
          </w:p>
        </w:tc>
      </w:tr>
      <w:tr w14:paraId="090E8C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Pr>
        <w:tc>
          <w:tcPr>
            <w:gridSpan w:val="20"/>
            <w:shd w:val="clear" w:color="auto" w:fill="D9D9D9"/>
          </w:tcPr>
          <w:p w14:paraId="00000543">
            <w:pPr>
              <w:spacing w:before="60" w:after="60"/>
              <w:rPr>
                <w:rFonts w:ascii="Arial" w:hAnsi="Arial" w:eastAsia="Arial" w:cs="Arial"/>
                <w:b/>
                <w:sz w:val="22"/>
                <w:szCs w:val="22"/>
              </w:rPr>
            </w:pPr>
            <w:r>
              <w:rPr>
                <w:rFonts w:ascii="Arial" w:hAnsi="Arial" w:eastAsia="Arial" w:cs="Arial"/>
                <w:b/>
                <w:sz w:val="22"/>
                <w:szCs w:val="22"/>
                <w:rtl w:val="0"/>
              </w:rPr>
              <w:t>10. REFERENCES</w:t>
            </w:r>
          </w:p>
        </w:tc>
      </w:tr>
      <w:tr w14:paraId="3C3223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gridAfter w:val="1"/>
          <w:cantSplit/>
          <w:trHeight w:val="368" w:hRule="atLeast"/>
        </w:trPr>
        <w:tc>
          <w:tcPr>
            <w:shd w:val="clear" w:color="auto" w:fill="F2F2F2"/>
          </w:tcPr>
          <w:p w14:paraId="00000556">
            <w:pPr>
              <w:spacing w:before="40" w:after="40"/>
              <w:jc w:val="center"/>
              <w:rPr>
                <w:rFonts w:ascii="Arial" w:hAnsi="Arial" w:eastAsia="Arial" w:cs="Arial"/>
              </w:rPr>
            </w:pPr>
            <w:r>
              <w:rPr>
                <w:rFonts w:ascii="Arial" w:hAnsi="Arial" w:eastAsia="Arial" w:cs="Arial"/>
                <w:b/>
                <w:sz w:val="22"/>
                <w:szCs w:val="22"/>
                <w:rtl w:val="0"/>
              </w:rPr>
              <w:t xml:space="preserve">No </w:t>
            </w:r>
          </w:p>
        </w:tc>
        <w:tc>
          <w:tcPr>
            <w:gridSpan w:val="6"/>
            <w:shd w:val="clear" w:color="auto" w:fill="F2F2F2"/>
            <w:vAlign w:val="center"/>
          </w:tcPr>
          <w:p w14:paraId="00000557">
            <w:pPr>
              <w:spacing w:before="60" w:after="60"/>
              <w:rPr>
                <w:rFonts w:ascii="Arial" w:hAnsi="Arial" w:eastAsia="Arial" w:cs="Arial"/>
                <w:b/>
                <w:sz w:val="22"/>
                <w:szCs w:val="22"/>
              </w:rPr>
            </w:pPr>
            <w:bookmarkStart w:id="0" w:name="bookmark=id.gjdgxs" w:colFirst="0" w:colLast="0"/>
            <w:bookmarkEnd w:id="0"/>
            <w:r>
              <w:rPr>
                <w:rFonts w:ascii="Arial" w:hAnsi="Arial" w:eastAsia="Arial" w:cs="Arial"/>
                <w:b/>
                <w:sz w:val="22"/>
                <w:szCs w:val="22"/>
                <w:rtl w:val="0"/>
              </w:rPr>
              <w:t xml:space="preserve">Company / Management / Country </w:t>
            </w:r>
          </w:p>
          <w:p w14:paraId="00000558">
            <w:pPr>
              <w:spacing w:before="40" w:after="40"/>
              <w:jc w:val="center"/>
              <w:rPr>
                <w:rFonts w:ascii="Arial" w:hAnsi="Arial" w:eastAsia="Arial" w:cs="Arial"/>
              </w:rPr>
            </w:pPr>
          </w:p>
        </w:tc>
        <w:tc>
          <w:tcPr>
            <w:gridSpan w:val="2"/>
            <w:shd w:val="clear" w:color="auto" w:fill="F2F2F2"/>
            <w:vAlign w:val="center"/>
          </w:tcPr>
          <w:p w14:paraId="0000055E">
            <w:pPr>
              <w:spacing w:before="40" w:after="40"/>
              <w:jc w:val="center"/>
              <w:rPr>
                <w:rFonts w:ascii="Arial" w:hAnsi="Arial" w:eastAsia="Arial" w:cs="Arial"/>
              </w:rPr>
            </w:pPr>
            <w:r>
              <w:rPr>
                <w:rFonts w:ascii="Arial" w:hAnsi="Arial" w:eastAsia="Arial" w:cs="Arial"/>
                <w:b/>
                <w:sz w:val="22"/>
                <w:szCs w:val="22"/>
                <w:rtl w:val="0"/>
              </w:rPr>
              <w:t>Position</w:t>
            </w:r>
          </w:p>
        </w:tc>
        <w:tc>
          <w:tcPr>
            <w:gridSpan w:val="3"/>
            <w:shd w:val="clear" w:color="auto" w:fill="F2F2F2"/>
            <w:vAlign w:val="center"/>
          </w:tcPr>
          <w:p w14:paraId="00000560">
            <w:pPr>
              <w:spacing w:before="40" w:after="40"/>
              <w:jc w:val="center"/>
              <w:rPr>
                <w:rFonts w:ascii="Arial" w:hAnsi="Arial" w:eastAsia="Arial" w:cs="Arial"/>
              </w:rPr>
            </w:pPr>
            <w:r>
              <w:rPr>
                <w:rFonts w:ascii="Arial" w:hAnsi="Arial" w:eastAsia="Arial" w:cs="Arial"/>
                <w:b/>
                <w:sz w:val="22"/>
                <w:szCs w:val="22"/>
                <w:rtl w:val="0"/>
              </w:rPr>
              <w:t>Name</w:t>
            </w:r>
          </w:p>
        </w:tc>
        <w:tc>
          <w:tcPr>
            <w:gridSpan w:val="2"/>
            <w:shd w:val="clear" w:color="auto" w:fill="F2F2F2"/>
          </w:tcPr>
          <w:p w14:paraId="00000563">
            <w:pPr>
              <w:spacing w:before="40" w:after="40"/>
              <w:jc w:val="center"/>
              <w:rPr>
                <w:rFonts w:ascii="Arial" w:hAnsi="Arial" w:eastAsia="Arial" w:cs="Arial"/>
              </w:rPr>
            </w:pPr>
            <w:r>
              <w:rPr>
                <w:rFonts w:ascii="Arial" w:hAnsi="Arial" w:eastAsia="Arial" w:cs="Arial"/>
                <w:b/>
                <w:sz w:val="22"/>
                <w:szCs w:val="22"/>
                <w:rtl w:val="0"/>
              </w:rPr>
              <w:t>TEL</w:t>
            </w:r>
          </w:p>
        </w:tc>
        <w:tc>
          <w:tcPr>
            <w:gridSpan w:val="5"/>
            <w:shd w:val="clear" w:color="auto" w:fill="F2F2F2"/>
          </w:tcPr>
          <w:p w14:paraId="00000565">
            <w:pPr>
              <w:spacing w:before="40" w:after="40"/>
              <w:jc w:val="center"/>
              <w:rPr>
                <w:rFonts w:ascii="Arial" w:hAnsi="Arial" w:eastAsia="Arial" w:cs="Arial"/>
              </w:rPr>
            </w:pPr>
            <w:r>
              <w:rPr>
                <w:rFonts w:ascii="Arial" w:hAnsi="Arial" w:eastAsia="Arial" w:cs="Arial"/>
                <w:b/>
                <w:sz w:val="22"/>
                <w:szCs w:val="22"/>
                <w:rtl w:val="0"/>
              </w:rPr>
              <w:t xml:space="preserve">EMAIL </w:t>
            </w:r>
          </w:p>
        </w:tc>
      </w:tr>
      <w:tr w14:paraId="6CBDE5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gridAfter w:val="1"/>
          <w:cantSplit/>
        </w:trPr>
        <w:tc>
          <w:tcPr>
            <w:shd w:val="clear" w:color="auto" w:fill="FFFFFF"/>
          </w:tcPr>
          <w:p w14:paraId="0000056A">
            <w:pPr>
              <w:spacing w:before="60" w:after="60"/>
              <w:rPr>
                <w:rFonts w:ascii="Arial" w:hAnsi="Arial" w:eastAsia="Arial" w:cs="Arial"/>
                <w:b/>
              </w:rPr>
            </w:pPr>
          </w:p>
        </w:tc>
        <w:tc>
          <w:tcPr>
            <w:gridSpan w:val="6"/>
            <w:shd w:val="clear" w:color="auto" w:fill="FFFFFF"/>
            <w:vAlign w:val="center"/>
          </w:tcPr>
          <w:p w14:paraId="0000056B">
            <w:pPr>
              <w:spacing w:before="60" w:after="60"/>
              <w:rPr>
                <w:rFonts w:ascii="Arial" w:hAnsi="Arial" w:eastAsia="Arial" w:cs="Arial"/>
                <w:b/>
              </w:rPr>
            </w:pPr>
          </w:p>
        </w:tc>
        <w:tc>
          <w:tcPr>
            <w:gridSpan w:val="2"/>
            <w:tcBorders>
              <w:bottom w:val="single" w:color="000000" w:sz="4" w:space="0"/>
            </w:tcBorders>
            <w:shd w:val="clear" w:color="auto" w:fill="FFFFFF"/>
            <w:vAlign w:val="center"/>
          </w:tcPr>
          <w:p w14:paraId="00000571">
            <w:pPr>
              <w:spacing w:before="60" w:after="60"/>
              <w:rPr>
                <w:rFonts w:ascii="Arial" w:hAnsi="Arial" w:eastAsia="Arial" w:cs="Arial"/>
                <w:b/>
              </w:rPr>
            </w:pPr>
          </w:p>
        </w:tc>
        <w:tc>
          <w:tcPr>
            <w:gridSpan w:val="3"/>
            <w:tcBorders>
              <w:bottom w:val="single" w:color="000000" w:sz="4" w:space="0"/>
            </w:tcBorders>
            <w:shd w:val="clear" w:color="auto" w:fill="FFFFFF"/>
            <w:vAlign w:val="center"/>
          </w:tcPr>
          <w:p w14:paraId="00000573">
            <w:pPr>
              <w:spacing w:before="60" w:after="60"/>
              <w:rPr>
                <w:rFonts w:ascii="Arial" w:hAnsi="Arial" w:eastAsia="Arial" w:cs="Arial"/>
                <w:b/>
              </w:rPr>
            </w:pPr>
          </w:p>
        </w:tc>
        <w:tc>
          <w:tcPr>
            <w:gridSpan w:val="2"/>
            <w:tcBorders>
              <w:bottom w:val="single" w:color="000000" w:sz="4" w:space="0"/>
            </w:tcBorders>
            <w:shd w:val="clear" w:color="auto" w:fill="FFFFFF"/>
            <w:vAlign w:val="center"/>
          </w:tcPr>
          <w:p w14:paraId="00000576">
            <w:pPr>
              <w:spacing w:before="60" w:after="60"/>
              <w:rPr>
                <w:rFonts w:ascii="Arial" w:hAnsi="Arial" w:eastAsia="Arial" w:cs="Arial"/>
                <w:b/>
              </w:rPr>
            </w:pPr>
          </w:p>
        </w:tc>
        <w:tc>
          <w:tcPr>
            <w:gridSpan w:val="5"/>
            <w:shd w:val="clear" w:color="auto" w:fill="FFFFFF"/>
            <w:vAlign w:val="center"/>
          </w:tcPr>
          <w:p w14:paraId="00000578">
            <w:pPr>
              <w:spacing w:before="60" w:after="60"/>
              <w:rPr>
                <w:rFonts w:ascii="Arial" w:hAnsi="Arial" w:eastAsia="Arial" w:cs="Arial"/>
                <w:b/>
              </w:rPr>
            </w:pPr>
          </w:p>
        </w:tc>
      </w:tr>
      <w:tr w14:paraId="2F86B4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gridAfter w:val="1"/>
          <w:cantSplit/>
        </w:trPr>
        <w:tc>
          <w:tcPr>
            <w:shd w:val="clear" w:color="auto" w:fill="FFFFFF"/>
          </w:tcPr>
          <w:p w14:paraId="0000057D">
            <w:pPr>
              <w:spacing w:before="60" w:after="60"/>
              <w:rPr>
                <w:rFonts w:ascii="Arial" w:hAnsi="Arial" w:eastAsia="Arial" w:cs="Arial"/>
                <w:b/>
              </w:rPr>
            </w:pPr>
          </w:p>
        </w:tc>
        <w:tc>
          <w:tcPr>
            <w:gridSpan w:val="6"/>
            <w:shd w:val="clear" w:color="auto" w:fill="FFFFFF"/>
            <w:vAlign w:val="center"/>
          </w:tcPr>
          <w:p w14:paraId="0000057E">
            <w:pPr>
              <w:spacing w:before="60" w:after="60"/>
              <w:rPr>
                <w:rFonts w:ascii="Arial" w:hAnsi="Arial" w:eastAsia="Arial" w:cs="Arial"/>
                <w:b/>
              </w:rPr>
            </w:pPr>
          </w:p>
        </w:tc>
        <w:tc>
          <w:tcPr>
            <w:gridSpan w:val="2"/>
            <w:tcBorders>
              <w:bottom w:val="single" w:color="000000" w:sz="4" w:space="0"/>
            </w:tcBorders>
            <w:shd w:val="clear" w:color="auto" w:fill="FFFFFF"/>
            <w:vAlign w:val="center"/>
          </w:tcPr>
          <w:p w14:paraId="00000584">
            <w:pPr>
              <w:spacing w:before="60" w:after="60"/>
              <w:rPr>
                <w:rFonts w:ascii="Arial" w:hAnsi="Arial" w:eastAsia="Arial" w:cs="Arial"/>
                <w:b/>
              </w:rPr>
            </w:pPr>
          </w:p>
        </w:tc>
        <w:tc>
          <w:tcPr>
            <w:gridSpan w:val="3"/>
            <w:tcBorders>
              <w:bottom w:val="single" w:color="000000" w:sz="4" w:space="0"/>
            </w:tcBorders>
            <w:shd w:val="clear" w:color="auto" w:fill="FFFFFF"/>
            <w:vAlign w:val="center"/>
          </w:tcPr>
          <w:p w14:paraId="00000586">
            <w:pPr>
              <w:spacing w:before="60" w:after="60"/>
              <w:rPr>
                <w:rFonts w:ascii="Arial" w:hAnsi="Arial" w:eastAsia="Arial" w:cs="Arial"/>
                <w:b/>
              </w:rPr>
            </w:pPr>
          </w:p>
        </w:tc>
        <w:tc>
          <w:tcPr>
            <w:gridSpan w:val="2"/>
            <w:tcBorders>
              <w:bottom w:val="single" w:color="000000" w:sz="4" w:space="0"/>
            </w:tcBorders>
            <w:shd w:val="clear" w:color="auto" w:fill="FFFFFF"/>
            <w:vAlign w:val="center"/>
          </w:tcPr>
          <w:p w14:paraId="00000589">
            <w:pPr>
              <w:spacing w:before="60" w:after="60"/>
              <w:rPr>
                <w:rFonts w:ascii="Arial" w:hAnsi="Arial" w:eastAsia="Arial" w:cs="Arial"/>
                <w:b/>
              </w:rPr>
            </w:pPr>
          </w:p>
        </w:tc>
        <w:tc>
          <w:tcPr>
            <w:gridSpan w:val="5"/>
            <w:shd w:val="clear" w:color="auto" w:fill="FFFFFF"/>
            <w:vAlign w:val="center"/>
          </w:tcPr>
          <w:p w14:paraId="0000058B">
            <w:pPr>
              <w:spacing w:before="60" w:after="60"/>
              <w:rPr>
                <w:rFonts w:ascii="Arial" w:hAnsi="Arial" w:eastAsia="Arial" w:cs="Arial"/>
                <w:b/>
              </w:rPr>
            </w:pPr>
          </w:p>
        </w:tc>
      </w:tr>
      <w:tr w14:paraId="569145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gridAfter w:val="1"/>
          <w:cantSplit/>
        </w:trPr>
        <w:tc>
          <w:tcPr>
            <w:tcBorders>
              <w:bottom w:val="single" w:color="000000" w:sz="4" w:space="0"/>
            </w:tcBorders>
            <w:shd w:val="clear" w:color="auto" w:fill="FFFFFF"/>
          </w:tcPr>
          <w:p w14:paraId="00000590">
            <w:pPr>
              <w:spacing w:before="60" w:after="60"/>
              <w:rPr>
                <w:rFonts w:ascii="Arial" w:hAnsi="Arial" w:eastAsia="Arial" w:cs="Arial"/>
                <w:b/>
              </w:rPr>
            </w:pPr>
          </w:p>
        </w:tc>
        <w:tc>
          <w:tcPr>
            <w:gridSpan w:val="6"/>
            <w:tcBorders>
              <w:bottom w:val="single" w:color="000000" w:sz="4" w:space="0"/>
            </w:tcBorders>
            <w:shd w:val="clear" w:color="auto" w:fill="FFFFFF"/>
            <w:vAlign w:val="center"/>
          </w:tcPr>
          <w:p w14:paraId="00000591">
            <w:pPr>
              <w:spacing w:before="60" w:after="60"/>
              <w:rPr>
                <w:rFonts w:ascii="Arial" w:hAnsi="Arial" w:eastAsia="Arial" w:cs="Arial"/>
                <w:b/>
                <w:sz w:val="22"/>
                <w:szCs w:val="22"/>
              </w:rPr>
            </w:pPr>
          </w:p>
        </w:tc>
        <w:tc>
          <w:tcPr>
            <w:gridSpan w:val="2"/>
            <w:tcBorders>
              <w:bottom w:val="single" w:color="000000" w:sz="4" w:space="0"/>
            </w:tcBorders>
            <w:shd w:val="clear" w:color="auto" w:fill="FFFFFF"/>
            <w:vAlign w:val="center"/>
          </w:tcPr>
          <w:p w14:paraId="00000597">
            <w:pPr>
              <w:spacing w:before="60" w:after="60"/>
              <w:rPr>
                <w:rFonts w:ascii="Arial" w:hAnsi="Arial" w:eastAsia="Arial" w:cs="Arial"/>
                <w:b/>
              </w:rPr>
            </w:pPr>
          </w:p>
        </w:tc>
        <w:tc>
          <w:tcPr>
            <w:gridSpan w:val="3"/>
            <w:tcBorders>
              <w:bottom w:val="single" w:color="000000" w:sz="4" w:space="0"/>
            </w:tcBorders>
            <w:shd w:val="clear" w:color="auto" w:fill="FFFFFF"/>
            <w:vAlign w:val="center"/>
          </w:tcPr>
          <w:p w14:paraId="00000599">
            <w:pPr>
              <w:spacing w:before="60" w:after="60"/>
              <w:rPr>
                <w:rFonts w:ascii="Arial" w:hAnsi="Arial" w:eastAsia="Arial" w:cs="Arial"/>
                <w:b/>
              </w:rPr>
            </w:pPr>
          </w:p>
        </w:tc>
        <w:tc>
          <w:tcPr>
            <w:gridSpan w:val="2"/>
            <w:tcBorders>
              <w:bottom w:val="single" w:color="000000" w:sz="4" w:space="0"/>
            </w:tcBorders>
            <w:shd w:val="clear" w:color="auto" w:fill="FFFFFF"/>
            <w:vAlign w:val="center"/>
          </w:tcPr>
          <w:p w14:paraId="0000059C">
            <w:pPr>
              <w:spacing w:before="60" w:after="60"/>
              <w:rPr>
                <w:rFonts w:ascii="Arial" w:hAnsi="Arial" w:eastAsia="Arial" w:cs="Arial"/>
                <w:b/>
              </w:rPr>
            </w:pPr>
          </w:p>
        </w:tc>
        <w:tc>
          <w:tcPr>
            <w:gridSpan w:val="5"/>
            <w:tcBorders>
              <w:bottom w:val="single" w:color="000000" w:sz="4" w:space="0"/>
            </w:tcBorders>
            <w:shd w:val="clear" w:color="auto" w:fill="FFFFFF"/>
            <w:vAlign w:val="center"/>
          </w:tcPr>
          <w:p w14:paraId="0000059E">
            <w:pPr>
              <w:spacing w:before="60" w:after="60"/>
              <w:rPr>
                <w:rFonts w:ascii="Arial" w:hAnsi="Arial" w:eastAsia="Arial" w:cs="Arial"/>
                <w:b/>
              </w:rPr>
            </w:pPr>
          </w:p>
        </w:tc>
      </w:tr>
      <w:tr w14:paraId="1E846F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706" w:hRule="atLeast"/>
        </w:trPr>
        <w:tc>
          <w:tcPr>
            <w:gridSpan w:val="20"/>
            <w:tcBorders>
              <w:top w:val="single" w:color="000000" w:sz="4" w:space="0"/>
              <w:left w:val="single" w:color="000000" w:sz="4" w:space="0"/>
              <w:bottom w:val="single" w:color="000000" w:sz="4" w:space="0"/>
              <w:right w:val="single" w:color="000000" w:sz="4" w:space="0"/>
            </w:tcBorders>
          </w:tcPr>
          <w:p w14:paraId="000005A3">
            <w:pPr>
              <w:pBdr>
                <w:top w:val="single" w:color="000000" w:sz="4" w:space="1"/>
                <w:left w:val="single" w:color="000000" w:sz="4" w:space="4"/>
                <w:bottom w:val="single" w:color="000000" w:sz="4" w:space="1"/>
                <w:right w:val="single" w:color="000000" w:sz="4" w:space="4"/>
                <w:between w:val="single" w:color="000000" w:sz="4" w:space="1"/>
              </w:pBdr>
              <w:spacing w:before="60" w:after="60"/>
              <w:rPr>
                <w:rFonts w:ascii="Arial" w:hAnsi="Arial" w:eastAsia="Arial" w:cs="Arial"/>
                <w:b/>
                <w:sz w:val="22"/>
                <w:szCs w:val="22"/>
              </w:rPr>
            </w:pPr>
            <w:r>
              <w:rPr>
                <w:rFonts w:ascii="Arial" w:hAnsi="Arial" w:eastAsia="Arial" w:cs="Arial"/>
                <w:b/>
                <w:sz w:val="22"/>
                <w:szCs w:val="22"/>
                <w:rtl w:val="0"/>
              </w:rPr>
              <w:t xml:space="preserve">11. DECLARATION </w:t>
            </w:r>
          </w:p>
          <w:p w14:paraId="000005A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709"/>
              </w:tabs>
              <w:spacing w:before="0" w:after="0" w:line="240" w:lineRule="auto"/>
              <w:ind w:left="0" w:right="0" w:firstLine="0"/>
              <w:jc w:val="left"/>
              <w:rPr>
                <w:rFonts w:ascii="Tahoma" w:hAnsi="Tahoma" w:eastAsia="Tahoma" w:cs="Tahoma"/>
                <w:b/>
                <w:i w:val="0"/>
                <w:smallCaps w:val="0"/>
                <w:strike w:val="0"/>
                <w:color w:val="000000"/>
                <w:sz w:val="18"/>
                <w:szCs w:val="18"/>
                <w:u w:val="none"/>
                <w:shd w:val="clear" w:fill="auto"/>
                <w:vertAlign w:val="baseline"/>
              </w:rPr>
            </w:pPr>
            <w:r>
              <w:rPr>
                <w:rFonts w:ascii="Tahoma" w:hAnsi="Tahoma" w:eastAsia="Tahoma" w:cs="Tahoma"/>
                <w:b/>
                <w:i w:val="0"/>
                <w:smallCaps w:val="0"/>
                <w:strike w:val="0"/>
                <w:color w:val="000000"/>
                <w:sz w:val="18"/>
                <w:szCs w:val="18"/>
                <w:u w:val="none"/>
                <w:shd w:val="clear" w:fill="auto"/>
                <w:vertAlign w:val="baseline"/>
                <w:rtl w:val="0"/>
              </w:rPr>
              <w:t xml:space="preserve">Please answer the following questions: </w:t>
            </w:r>
          </w:p>
          <w:tbl>
            <w:tblPr>
              <w:tblStyle w:val="32"/>
              <w:tblW w:w="10340" w:type="dxa"/>
              <w:tblInd w:w="108" w:type="dxa"/>
              <w:tblLayout w:type="fixed"/>
              <w:tblCellMar>
                <w:top w:w="0" w:type="dxa"/>
                <w:left w:w="115" w:type="dxa"/>
                <w:bottom w:w="0" w:type="dxa"/>
                <w:right w:w="115" w:type="dxa"/>
              </w:tblCellMar>
            </w:tblPr>
            <w:tblGrid>
              <w:gridCol w:w="8360"/>
              <w:gridCol w:w="1980"/>
            </w:tblGrid>
            <w:tr w14:paraId="65089425">
              <w:tblPrEx>
                <w:tblCellMar>
                  <w:top w:w="0" w:type="dxa"/>
                  <w:left w:w="115" w:type="dxa"/>
                  <w:bottom w:w="0" w:type="dxa"/>
                  <w:right w:w="115" w:type="dxa"/>
                </w:tblCellMar>
              </w:tblPrEx>
              <w:tc>
                <w:p w14:paraId="000005A5">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743"/>
                    </w:tabs>
                    <w:spacing w:before="0" w:after="0" w:line="240" w:lineRule="auto"/>
                    <w:ind w:left="720" w:right="-11" w:hanging="360"/>
                    <w:jc w:val="center"/>
                    <w:rPr>
                      <w:rFonts w:ascii="Tahoma" w:hAnsi="Tahoma" w:eastAsia="Tahoma" w:cs="Tahoma"/>
                      <w:b w:val="0"/>
                      <w:i w:val="0"/>
                      <w:smallCaps w:val="0"/>
                      <w:strike w:val="0"/>
                      <w:color w:val="000000"/>
                      <w:sz w:val="18"/>
                      <w:szCs w:val="18"/>
                      <w:u w:val="none"/>
                      <w:shd w:val="clear" w:fill="auto"/>
                      <w:vertAlign w:val="baseline"/>
                    </w:rPr>
                  </w:pPr>
                  <w:r>
                    <w:rPr>
                      <w:rFonts w:ascii="Tahoma" w:hAnsi="Tahoma" w:eastAsia="Tahoma" w:cs="Tahoma"/>
                      <w:b w:val="0"/>
                      <w:i w:val="0"/>
                      <w:smallCaps w:val="0"/>
                      <w:strike w:val="0"/>
                      <w:color w:val="000000"/>
                      <w:sz w:val="18"/>
                      <w:szCs w:val="18"/>
                      <w:u w:val="none"/>
                      <w:shd w:val="clear" w:fill="auto"/>
                      <w:vertAlign w:val="baseline"/>
                      <w:rtl w:val="0"/>
                    </w:rPr>
                    <w:t>Did you suffer, or presently suffer from, any disease likely to render you unfit for services at sea or likely to endanger the health of other persons on board?</w:t>
                  </w:r>
                </w:p>
                <w:p w14:paraId="000005A6">
                  <w:pPr>
                    <w:tabs>
                      <w:tab w:val="left" w:pos="7370"/>
                    </w:tabs>
                    <w:ind w:right="-11"/>
                    <w:jc w:val="center"/>
                    <w:rPr>
                      <w:rFonts w:ascii="Tahoma" w:hAnsi="Tahoma" w:eastAsia="Tahoma" w:cs="Tahoma"/>
                      <w:sz w:val="18"/>
                      <w:szCs w:val="18"/>
                    </w:rPr>
                  </w:pPr>
                  <w:r>
                    <w:rPr>
                      <w:rFonts w:ascii="Tahoma" w:hAnsi="Tahoma" w:eastAsia="Tahoma" w:cs="Tahoma"/>
                      <w:sz w:val="18"/>
                      <w:szCs w:val="18"/>
                      <w:rtl w:val="0"/>
                    </w:rPr>
                    <w:t xml:space="preserve">             If yes, please provide details _______________________________________________</w:t>
                  </w:r>
                </w:p>
                <w:p w14:paraId="000005A7">
                  <w:pPr>
                    <w:tabs>
                      <w:tab w:val="left" w:pos="7370"/>
                    </w:tabs>
                    <w:ind w:left="851" w:right="-11" w:firstLine="0"/>
                    <w:jc w:val="center"/>
                    <w:rPr>
                      <w:rFonts w:ascii="Tahoma" w:hAnsi="Tahoma" w:eastAsia="Tahoma" w:cs="Tahoma"/>
                      <w:sz w:val="18"/>
                      <w:szCs w:val="18"/>
                      <w:u w:val="single"/>
                    </w:rPr>
                  </w:pPr>
                  <w:r>
                    <w:rPr>
                      <w:rFonts w:ascii="Tahoma" w:hAnsi="Tahoma" w:eastAsia="Tahoma" w:cs="Tahoma"/>
                      <w:sz w:val="18"/>
                      <w:szCs w:val="18"/>
                      <w:u w:val="single"/>
                      <w:rtl w:val="0"/>
                    </w:rPr>
                    <w:t>______________________________________________________________________</w:t>
                  </w:r>
                </w:p>
                <w:p w14:paraId="000005A8">
                  <w:pPr>
                    <w:tabs>
                      <w:tab w:val="left" w:pos="7370"/>
                    </w:tabs>
                    <w:ind w:right="-11"/>
                    <w:jc w:val="center"/>
                    <w:rPr>
                      <w:rFonts w:ascii="Tahoma" w:hAnsi="Tahoma" w:eastAsia="Tahoma" w:cs="Tahoma"/>
                      <w:sz w:val="18"/>
                      <w:szCs w:val="18"/>
                    </w:rPr>
                  </w:pPr>
                  <w:r>
                    <w:rPr>
                      <w:rFonts w:ascii="Tahoma" w:hAnsi="Tahoma" w:eastAsia="Tahoma" w:cs="Tahoma"/>
                      <w:sz w:val="18"/>
                      <w:szCs w:val="18"/>
                      <w:rtl w:val="0"/>
                    </w:rPr>
                    <w:t xml:space="preserve">                 </w:t>
                  </w:r>
                </w:p>
              </w:tc>
              <w:tc>
                <w:tcPr>
                  <w:vAlign w:val="center"/>
                </w:tcPr>
                <w:p w14:paraId="000005A9">
                  <w:pPr>
                    <w:tabs>
                      <w:tab w:val="left" w:pos="332"/>
                      <w:tab w:val="left" w:pos="1102"/>
                      <w:tab w:val="left" w:pos="7370"/>
                    </w:tabs>
                    <w:ind w:right="-11"/>
                    <w:jc w:val="center"/>
                    <w:rPr>
                      <w:rFonts w:ascii="Tahoma" w:hAnsi="Tahoma" w:eastAsia="Tahoma" w:cs="Tahoma"/>
                      <w:b/>
                      <w:sz w:val="18"/>
                      <w:szCs w:val="18"/>
                    </w:rPr>
                  </w:pPr>
                  <w:sdt>
                    <w:sdtPr>
                      <w:tag w:val="goog_rdk_511"/>
                      <w:id w:val="147476733"/>
                    </w:sdtPr>
                    <w:sdtContent>
                      <w:r>
                        <w:rPr>
                          <w:rFonts w:ascii="Arial Unicode MS" w:hAnsi="Arial Unicode MS" w:eastAsia="Arial Unicode MS" w:cs="Arial Unicode MS"/>
                          <w:sz w:val="18"/>
                          <w:szCs w:val="18"/>
                          <w:rtl w:val="0"/>
                        </w:rPr>
                        <w:t xml:space="preserve">     ☐YES  ☒NO</w:t>
                      </w:r>
                    </w:sdtContent>
                  </w:sdt>
                </w:p>
              </w:tc>
            </w:tr>
            <w:tr w14:paraId="5A2620EA">
              <w:tblPrEx>
                <w:tblCellMar>
                  <w:top w:w="0" w:type="dxa"/>
                  <w:left w:w="115" w:type="dxa"/>
                  <w:bottom w:w="0" w:type="dxa"/>
                  <w:right w:w="115" w:type="dxa"/>
                </w:tblCellMar>
              </w:tblPrEx>
              <w:tc>
                <w:p w14:paraId="000005AA">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tabs>
                      <w:tab w:val="left" w:pos="743"/>
                    </w:tabs>
                    <w:spacing w:before="0" w:after="0" w:line="240" w:lineRule="auto"/>
                    <w:ind w:left="720" w:right="0" w:hanging="360"/>
                    <w:jc w:val="center"/>
                    <w:rPr>
                      <w:rFonts w:ascii="Tahoma" w:hAnsi="Tahoma" w:eastAsia="Tahoma" w:cs="Tahoma"/>
                      <w:b w:val="0"/>
                      <w:i w:val="0"/>
                      <w:smallCaps w:val="0"/>
                      <w:strike w:val="0"/>
                      <w:color w:val="000000"/>
                      <w:sz w:val="18"/>
                      <w:szCs w:val="18"/>
                      <w:u w:val="none"/>
                      <w:shd w:val="clear" w:fill="auto"/>
                      <w:vertAlign w:val="baseline"/>
                    </w:rPr>
                  </w:pPr>
                  <w:r>
                    <w:rPr>
                      <w:rFonts w:ascii="Tahoma" w:hAnsi="Tahoma" w:eastAsia="Tahoma" w:cs="Tahoma"/>
                      <w:b w:val="0"/>
                      <w:i w:val="0"/>
                      <w:smallCaps w:val="0"/>
                      <w:strike w:val="0"/>
                      <w:color w:val="000000"/>
                      <w:sz w:val="18"/>
                      <w:szCs w:val="18"/>
                      <w:u w:val="none"/>
                      <w:shd w:val="clear" w:fill="auto"/>
                      <w:vertAlign w:val="baseline"/>
                      <w:rtl w:val="0"/>
                    </w:rPr>
                    <w:t>Did you suffer any accident, which rendered you temporary and/or partially disabled?</w:t>
                  </w:r>
                </w:p>
              </w:tc>
              <w:tc>
                <w:p w14:paraId="000005AB">
                  <w:pPr>
                    <w:tabs>
                      <w:tab w:val="left" w:pos="7370"/>
                    </w:tabs>
                    <w:ind w:right="-11"/>
                    <w:jc w:val="center"/>
                    <w:rPr>
                      <w:rFonts w:ascii="Tahoma" w:hAnsi="Tahoma" w:eastAsia="Tahoma" w:cs="Tahoma"/>
                      <w:b/>
                      <w:sz w:val="18"/>
                      <w:szCs w:val="18"/>
                    </w:rPr>
                  </w:pPr>
                  <w:r>
                    <w:rPr>
                      <w:rFonts w:ascii="Tahoma" w:hAnsi="Tahoma" w:eastAsia="Tahoma" w:cs="Tahoma"/>
                      <w:b/>
                      <w:sz w:val="18"/>
                      <w:szCs w:val="18"/>
                      <w:rtl w:val="0"/>
                    </w:rPr>
                    <w:t xml:space="preserve">     </w:t>
                  </w:r>
                  <w:sdt>
                    <w:sdtPr>
                      <w:tag w:val="goog_rdk_512"/>
                      <w:id w:val="147469329"/>
                    </w:sdtPr>
                    <w:sdtContent>
                      <w:r>
                        <w:rPr>
                          <w:rFonts w:ascii="Arial Unicode MS" w:hAnsi="Arial Unicode MS" w:eastAsia="Arial Unicode MS" w:cs="Arial Unicode MS"/>
                          <w:sz w:val="18"/>
                          <w:szCs w:val="18"/>
                          <w:rtl w:val="0"/>
                        </w:rPr>
                        <w:t>☐YES   ☒NO</w:t>
                      </w:r>
                    </w:sdtContent>
                  </w:sdt>
                </w:p>
              </w:tc>
            </w:tr>
            <w:tr w14:paraId="734A6314">
              <w:tblPrEx>
                <w:tblCellMar>
                  <w:top w:w="0" w:type="dxa"/>
                  <w:left w:w="115" w:type="dxa"/>
                  <w:bottom w:w="0" w:type="dxa"/>
                  <w:right w:w="115" w:type="dxa"/>
                </w:tblCellMar>
              </w:tblPrEx>
              <w:tc>
                <w:p w14:paraId="000005AC">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tabs>
                      <w:tab w:val="left" w:pos="743"/>
                    </w:tabs>
                    <w:spacing w:before="0" w:after="0" w:line="240" w:lineRule="auto"/>
                    <w:ind w:left="720" w:right="-11" w:hanging="360"/>
                    <w:jc w:val="center"/>
                    <w:rPr>
                      <w:rFonts w:ascii="Tahoma" w:hAnsi="Tahoma" w:eastAsia="Tahoma" w:cs="Tahoma"/>
                      <w:b w:val="0"/>
                      <w:i w:val="0"/>
                      <w:smallCaps w:val="0"/>
                      <w:strike w:val="0"/>
                      <w:color w:val="000000"/>
                      <w:sz w:val="18"/>
                      <w:szCs w:val="18"/>
                      <w:u w:val="none"/>
                      <w:shd w:val="clear" w:fill="auto"/>
                      <w:vertAlign w:val="baseline"/>
                    </w:rPr>
                  </w:pPr>
                  <w:r>
                    <w:rPr>
                      <w:rFonts w:ascii="Tahoma" w:hAnsi="Tahoma" w:eastAsia="Tahoma" w:cs="Tahoma"/>
                      <w:b w:val="0"/>
                      <w:i w:val="0"/>
                      <w:smallCaps w:val="0"/>
                      <w:strike w:val="0"/>
                      <w:color w:val="000000"/>
                      <w:sz w:val="18"/>
                      <w:szCs w:val="18"/>
                      <w:u w:val="none"/>
                      <w:shd w:val="clear" w:fill="auto"/>
                      <w:vertAlign w:val="baseline"/>
                      <w:rtl w:val="0"/>
                    </w:rPr>
                    <w:t>Did you ever undergo psychiatric treatment</w:t>
                  </w:r>
                </w:p>
              </w:tc>
              <w:tc>
                <w:p w14:paraId="000005AD">
                  <w:pPr>
                    <w:tabs>
                      <w:tab w:val="left" w:pos="7370"/>
                    </w:tabs>
                    <w:ind w:right="-11"/>
                    <w:jc w:val="center"/>
                    <w:rPr>
                      <w:rFonts w:ascii="Tahoma" w:hAnsi="Tahoma" w:eastAsia="Tahoma" w:cs="Tahoma"/>
                      <w:b/>
                      <w:sz w:val="18"/>
                      <w:szCs w:val="18"/>
                    </w:rPr>
                  </w:pPr>
                  <w:r>
                    <w:rPr>
                      <w:rFonts w:ascii="Tahoma" w:hAnsi="Tahoma" w:eastAsia="Tahoma" w:cs="Tahoma"/>
                      <w:b/>
                      <w:sz w:val="18"/>
                      <w:szCs w:val="18"/>
                      <w:rtl w:val="0"/>
                    </w:rPr>
                    <w:t xml:space="preserve">     </w:t>
                  </w:r>
                  <w:sdt>
                    <w:sdtPr>
                      <w:tag w:val="goog_rdk_513"/>
                      <w:id w:val="147466419"/>
                    </w:sdtPr>
                    <w:sdtContent>
                      <w:r>
                        <w:rPr>
                          <w:rFonts w:ascii="Arial Unicode MS" w:hAnsi="Arial Unicode MS" w:eastAsia="Arial Unicode MS" w:cs="Arial Unicode MS"/>
                          <w:sz w:val="18"/>
                          <w:szCs w:val="18"/>
                          <w:rtl w:val="0"/>
                        </w:rPr>
                        <w:t>☐YES   ☒NO</w:t>
                      </w:r>
                    </w:sdtContent>
                  </w:sdt>
                  <w:r>
                    <w:rPr>
                      <w:rFonts w:ascii="Tahoma" w:hAnsi="Tahoma" w:eastAsia="Tahoma" w:cs="Tahoma"/>
                      <w:b/>
                      <w:sz w:val="18"/>
                      <w:szCs w:val="18"/>
                      <w:rtl w:val="0"/>
                    </w:rPr>
                    <w:t xml:space="preserve"> </w:t>
                  </w:r>
                </w:p>
              </w:tc>
            </w:tr>
            <w:tr w14:paraId="6D05CA49">
              <w:tblPrEx>
                <w:tblCellMar>
                  <w:top w:w="0" w:type="dxa"/>
                  <w:left w:w="115" w:type="dxa"/>
                  <w:bottom w:w="0" w:type="dxa"/>
                  <w:right w:w="115" w:type="dxa"/>
                </w:tblCellMar>
              </w:tblPrEx>
              <w:tc>
                <w:p w14:paraId="000005AE">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11" w:hanging="360"/>
                    <w:jc w:val="center"/>
                    <w:rPr>
                      <w:rFonts w:ascii="Tahoma" w:hAnsi="Tahoma" w:eastAsia="Tahoma" w:cs="Tahoma"/>
                      <w:b w:val="0"/>
                      <w:i w:val="0"/>
                      <w:smallCaps w:val="0"/>
                      <w:strike w:val="0"/>
                      <w:color w:val="000000"/>
                      <w:sz w:val="18"/>
                      <w:szCs w:val="18"/>
                      <w:u w:val="none"/>
                      <w:shd w:val="clear" w:fill="auto"/>
                      <w:vertAlign w:val="baseline"/>
                    </w:rPr>
                  </w:pPr>
                  <w:r>
                    <w:rPr>
                      <w:rFonts w:ascii="Tahoma" w:hAnsi="Tahoma" w:eastAsia="Tahoma" w:cs="Tahoma"/>
                      <w:b w:val="0"/>
                      <w:i w:val="0"/>
                      <w:smallCaps w:val="0"/>
                      <w:strike w:val="0"/>
                      <w:color w:val="000000"/>
                      <w:sz w:val="18"/>
                      <w:szCs w:val="18"/>
                      <w:u w:val="none"/>
                      <w:shd w:val="clear" w:fill="auto"/>
                      <w:vertAlign w:val="baseline"/>
                      <w:rtl w:val="0"/>
                    </w:rPr>
                    <w:t xml:space="preserve">Are you addicted to alcohol or drugs of any kind? </w:t>
                  </w:r>
                </w:p>
              </w:tc>
              <w:tc>
                <w:p w14:paraId="000005AF">
                  <w:pPr>
                    <w:tabs>
                      <w:tab w:val="left" w:pos="7370"/>
                    </w:tabs>
                    <w:ind w:right="-11"/>
                    <w:jc w:val="center"/>
                    <w:rPr>
                      <w:rFonts w:ascii="Tahoma" w:hAnsi="Tahoma" w:eastAsia="Tahoma" w:cs="Tahoma"/>
                      <w:b/>
                      <w:sz w:val="18"/>
                      <w:szCs w:val="18"/>
                    </w:rPr>
                  </w:pPr>
                  <w:r>
                    <w:rPr>
                      <w:rFonts w:ascii="Tahoma" w:hAnsi="Tahoma" w:eastAsia="Tahoma" w:cs="Tahoma"/>
                      <w:b/>
                      <w:sz w:val="18"/>
                      <w:szCs w:val="18"/>
                      <w:rtl w:val="0"/>
                    </w:rPr>
                    <w:t xml:space="preserve">     </w:t>
                  </w:r>
                  <w:sdt>
                    <w:sdtPr>
                      <w:tag w:val="goog_rdk_514"/>
                      <w:id w:val="147473543"/>
                    </w:sdtPr>
                    <w:sdtContent>
                      <w:r>
                        <w:rPr>
                          <w:rFonts w:ascii="Arial Unicode MS" w:hAnsi="Arial Unicode MS" w:eastAsia="Arial Unicode MS" w:cs="Arial Unicode MS"/>
                          <w:sz w:val="18"/>
                          <w:szCs w:val="18"/>
                          <w:rtl w:val="0"/>
                        </w:rPr>
                        <w:t xml:space="preserve">☐YES   </w:t>
                      </w:r>
                    </w:sdtContent>
                  </w:sdt>
                  <w:bookmarkStart w:id="1" w:name="bookmark=id.30j0zll" w:colFirst="0" w:colLast="0"/>
                  <w:bookmarkEnd w:id="1"/>
                  <w:sdt>
                    <w:sdtPr>
                      <w:tag w:val="goog_rdk_515"/>
                      <w:id w:val="147466222"/>
                    </w:sdtPr>
                    <w:sdtContent>
                      <w:r>
                        <w:rPr>
                          <w:rFonts w:ascii="Arial Unicode MS" w:hAnsi="Arial Unicode MS" w:eastAsia="Arial Unicode MS" w:cs="Arial Unicode MS"/>
                          <w:sz w:val="18"/>
                          <w:szCs w:val="18"/>
                          <w:rtl w:val="0"/>
                        </w:rPr>
                        <w:t>☒NO</w:t>
                      </w:r>
                    </w:sdtContent>
                  </w:sdt>
                </w:p>
              </w:tc>
            </w:tr>
          </w:tbl>
          <w:p w14:paraId="000005B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540"/>
                <w:tab w:val="left" w:pos="9270"/>
              </w:tabs>
              <w:spacing w:before="0" w:after="0" w:line="240" w:lineRule="auto"/>
              <w:ind w:left="0" w:right="0" w:firstLine="0"/>
              <w:jc w:val="both"/>
              <w:rPr>
                <w:rFonts w:ascii="Tahoma" w:hAnsi="Tahoma" w:eastAsia="Tahoma" w:cs="Tahoma"/>
                <w:b w:val="0"/>
                <w:i w:val="0"/>
                <w:smallCaps w:val="0"/>
                <w:strike w:val="0"/>
                <w:color w:val="000000"/>
                <w:sz w:val="20"/>
                <w:szCs w:val="20"/>
                <w:u w:val="none"/>
                <w:shd w:val="clear" w:fill="auto"/>
                <w:vertAlign w:val="baseline"/>
              </w:rPr>
            </w:pPr>
            <w:r>
              <w:rPr>
                <w:rFonts w:ascii="Tahoma" w:hAnsi="Tahoma" w:eastAsia="Tahoma" w:cs="Tahoma"/>
                <w:b w:val="0"/>
                <w:i w:val="0"/>
                <w:smallCaps w:val="0"/>
                <w:strike w:val="0"/>
                <w:color w:val="000000"/>
                <w:sz w:val="20"/>
                <w:szCs w:val="20"/>
                <w:u w:val="none"/>
                <w:shd w:val="clear" w:fill="auto"/>
                <w:vertAlign w:val="baseline"/>
                <w:rtl w:val="0"/>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000005B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540"/>
                <w:tab w:val="left" w:pos="9270"/>
              </w:tabs>
              <w:spacing w:before="0" w:after="0" w:line="240" w:lineRule="auto"/>
              <w:ind w:left="0" w:right="0" w:firstLine="0"/>
              <w:jc w:val="both"/>
              <w:rPr>
                <w:rFonts w:ascii="Arial" w:hAnsi="Arial" w:eastAsia="Arial" w:cs="Arial"/>
                <w:b w:val="0"/>
                <w:i w:val="0"/>
                <w:smallCaps w:val="0"/>
                <w:strike w:val="0"/>
                <w:color w:val="000000"/>
                <w:sz w:val="24"/>
                <w:szCs w:val="24"/>
                <w:u w:val="none"/>
                <w:shd w:val="clear" w:fill="auto"/>
                <w:vertAlign w:val="baseline"/>
              </w:rPr>
            </w:pPr>
            <w:r>
              <w:rPr>
                <w:rFonts w:ascii="Tahoma" w:hAnsi="Tahoma" w:eastAsia="Tahoma" w:cs="Tahoma"/>
                <w:b/>
                <w:i w:val="0"/>
                <w:smallCaps w:val="0"/>
                <w:strike w:val="0"/>
                <w:color w:val="000000"/>
                <w:sz w:val="18"/>
                <w:szCs w:val="18"/>
                <w:u w:val="none"/>
                <w:shd w:val="clear" w:fill="auto"/>
                <w:vertAlign w:val="baseline"/>
                <w:rtl w:val="0"/>
              </w:rPr>
              <w:t>Place</w:t>
            </w:r>
            <w:r>
              <w:rPr>
                <w:rFonts w:ascii="Tahoma" w:hAnsi="Tahoma" w:eastAsia="Tahoma" w:cs="Tahoma"/>
                <w:b w:val="0"/>
                <w:i w:val="0"/>
                <w:smallCaps w:val="0"/>
                <w:strike w:val="0"/>
                <w:color w:val="000000"/>
                <w:sz w:val="18"/>
                <w:szCs w:val="18"/>
                <w:u w:val="none"/>
                <w:shd w:val="clear" w:fill="auto"/>
                <w:vertAlign w:val="baseline"/>
                <w:rtl w:val="0"/>
              </w:rPr>
              <w:t xml:space="preserve">___________________________  </w:t>
            </w:r>
            <w:r>
              <w:rPr>
                <w:rFonts w:ascii="Tahoma" w:hAnsi="Tahoma" w:eastAsia="Tahoma" w:cs="Tahoma"/>
                <w:b/>
                <w:i w:val="0"/>
                <w:smallCaps w:val="0"/>
                <w:strike w:val="0"/>
                <w:color w:val="000000"/>
                <w:sz w:val="18"/>
                <w:szCs w:val="18"/>
                <w:u w:val="none"/>
                <w:shd w:val="clear" w:fill="auto"/>
                <w:vertAlign w:val="baseline"/>
                <w:rtl w:val="0"/>
              </w:rPr>
              <w:t xml:space="preserve">Date </w:t>
            </w:r>
            <w:r>
              <w:rPr>
                <w:rFonts w:ascii="Tahoma" w:hAnsi="Tahoma" w:eastAsia="Tahoma" w:cs="Tahoma"/>
                <w:b w:val="0"/>
                <w:i w:val="0"/>
                <w:smallCaps w:val="0"/>
                <w:strike w:val="0"/>
                <w:color w:val="000000"/>
                <w:sz w:val="18"/>
                <w:szCs w:val="18"/>
                <w:u w:val="none"/>
                <w:shd w:val="clear" w:fill="auto"/>
                <w:vertAlign w:val="baseline"/>
                <w:rtl w:val="0"/>
              </w:rPr>
              <w:t xml:space="preserve">___________________________ </w:t>
            </w:r>
            <w:r>
              <w:rPr>
                <w:rFonts w:ascii="Tahoma" w:hAnsi="Tahoma" w:eastAsia="Tahoma" w:cs="Tahoma"/>
                <w:b/>
                <w:i w:val="0"/>
                <w:smallCaps w:val="0"/>
                <w:strike w:val="0"/>
                <w:color w:val="000000"/>
                <w:sz w:val="18"/>
                <w:szCs w:val="18"/>
                <w:u w:val="none"/>
                <w:shd w:val="clear" w:fill="auto"/>
                <w:vertAlign w:val="baseline"/>
                <w:rtl w:val="0"/>
              </w:rPr>
              <w:t>Signature</w:t>
            </w:r>
            <w:r>
              <w:rPr>
                <w:rFonts w:ascii="Tahoma" w:hAnsi="Tahoma" w:eastAsia="Tahoma" w:cs="Tahoma"/>
                <w:b w:val="0"/>
                <w:i w:val="0"/>
                <w:smallCaps w:val="0"/>
                <w:strike w:val="0"/>
                <w:color w:val="000000"/>
                <w:sz w:val="18"/>
                <w:szCs w:val="18"/>
                <w:u w:val="none"/>
                <w:shd w:val="clear" w:fill="auto"/>
                <w:vertAlign w:val="baseline"/>
                <w:rtl w:val="0"/>
              </w:rPr>
              <w:t xml:space="preserve"> ______________________________</w:t>
            </w:r>
          </w:p>
        </w:tc>
      </w:tr>
    </w:tbl>
    <w:p w14:paraId="000005C4">
      <w:pPr>
        <w:pBdr>
          <w:top w:val="single" w:color="000000" w:sz="4" w:space="1"/>
          <w:left w:val="single" w:color="000000" w:sz="4" w:space="4"/>
          <w:bottom w:val="single" w:color="000000" w:sz="4" w:space="1"/>
          <w:right w:val="single" w:color="000000" w:sz="4" w:space="4"/>
          <w:between w:val="single" w:color="000000" w:sz="4" w:space="1"/>
        </w:pBdr>
        <w:tabs>
          <w:tab w:val="left" w:pos="7370"/>
        </w:tabs>
        <w:ind w:right="-10"/>
        <w:jc w:val="center"/>
        <w:rPr>
          <w:rFonts w:ascii="Arial" w:hAnsi="Arial" w:eastAsia="Arial" w:cs="Arial"/>
          <w:sz w:val="22"/>
          <w:szCs w:val="22"/>
        </w:rPr>
      </w:pPr>
      <w:r>
        <w:rPr>
          <w:rFonts w:ascii="Tahoma" w:hAnsi="Tahoma" w:eastAsia="Tahoma" w:cs="Tahoma"/>
          <w:b/>
          <w:sz w:val="24"/>
          <w:szCs w:val="24"/>
          <w:rtl w:val="0"/>
        </w:rPr>
        <w:t>12.For Office Use Only</w:t>
      </w:r>
    </w:p>
    <w:p w14:paraId="000005C5">
      <w:pPr>
        <w:pBdr>
          <w:top w:val="single" w:color="000000" w:sz="4" w:space="1"/>
          <w:left w:val="single" w:color="000000" w:sz="4" w:space="4"/>
          <w:bottom w:val="single" w:color="000000" w:sz="4" w:space="1"/>
          <w:right w:val="single" w:color="000000" w:sz="4" w:space="4"/>
          <w:between w:val="single" w:color="000000" w:sz="4" w:space="1"/>
        </w:pBdr>
        <w:tabs>
          <w:tab w:val="left" w:pos="7370"/>
        </w:tabs>
        <w:ind w:right="-10"/>
        <w:rPr>
          <w:rFonts w:ascii="Arial" w:hAnsi="Arial" w:eastAsia="Arial" w:cs="Arial"/>
          <w:b/>
          <w:sz w:val="22"/>
          <w:szCs w:val="22"/>
        </w:rPr>
      </w:pPr>
      <w:r>
        <w:rPr>
          <w:rFonts w:ascii="Arial" w:hAnsi="Arial" w:eastAsia="Arial" w:cs="Arial"/>
          <w:b/>
          <w:sz w:val="22"/>
          <w:szCs w:val="22"/>
          <w:rtl w:val="0"/>
        </w:rPr>
        <w:t>Initial assessment of applicant for further recruitment</w:t>
      </w:r>
    </w:p>
    <w:p w14:paraId="000005C6">
      <w:pPr>
        <w:pBdr>
          <w:top w:val="single" w:color="000000" w:sz="4" w:space="1"/>
          <w:left w:val="single" w:color="000000" w:sz="4" w:space="4"/>
          <w:bottom w:val="single" w:color="000000" w:sz="4" w:space="1"/>
          <w:right w:val="single" w:color="000000" w:sz="4" w:space="4"/>
          <w:between w:val="single" w:color="000000" w:sz="4" w:space="1"/>
        </w:pBdr>
        <w:spacing w:before="60" w:after="60"/>
        <w:rPr>
          <w:rFonts w:ascii="Arial" w:hAnsi="Arial" w:eastAsia="Arial" w:cs="Arial"/>
          <w:b/>
          <w:sz w:val="22"/>
          <w:szCs w:val="22"/>
        </w:rPr>
      </w:pPr>
      <w:r>
        <w:rPr>
          <w:rFonts w:ascii="Arial" w:hAnsi="Arial" w:eastAsia="Arial" w:cs="Arial"/>
          <w:b/>
          <w:sz w:val="22"/>
          <w:szCs w:val="22"/>
          <w:rtl w:val="0"/>
        </w:rPr>
        <w:t>Comments</w:t>
      </w:r>
    </w:p>
    <w:p w14:paraId="000005C7">
      <w:pPr>
        <w:pBdr>
          <w:top w:val="single" w:color="000000" w:sz="4" w:space="1"/>
          <w:left w:val="single" w:color="000000" w:sz="4" w:space="4"/>
          <w:bottom w:val="single" w:color="000000" w:sz="4" w:space="1"/>
          <w:right w:val="single" w:color="000000" w:sz="4" w:space="4"/>
          <w:between w:val="single" w:color="000000" w:sz="4" w:space="1"/>
        </w:pBdr>
        <w:spacing w:before="60" w:after="60"/>
        <w:rPr>
          <w:rFonts w:ascii="Arial" w:hAnsi="Arial" w:eastAsia="Arial" w:cs="Arial"/>
          <w:b/>
          <w:sz w:val="22"/>
          <w:szCs w:val="22"/>
        </w:rPr>
      </w:pPr>
    </w:p>
    <w:p w14:paraId="000005C8">
      <w:pPr>
        <w:pBdr>
          <w:top w:val="single" w:color="000000" w:sz="4" w:space="1"/>
          <w:left w:val="single" w:color="000000" w:sz="4" w:space="4"/>
          <w:bottom w:val="single" w:color="000000" w:sz="4" w:space="1"/>
          <w:right w:val="single" w:color="000000" w:sz="4" w:space="4"/>
          <w:between w:val="single" w:color="000000" w:sz="4" w:space="1"/>
        </w:pBdr>
        <w:spacing w:before="60" w:after="60"/>
        <w:rPr>
          <w:rFonts w:ascii="Arial" w:hAnsi="Arial" w:eastAsia="Arial" w:cs="Arial"/>
          <w:b/>
          <w:sz w:val="22"/>
          <w:szCs w:val="22"/>
        </w:rPr>
      </w:pPr>
      <w:r>
        <w:rPr>
          <w:rFonts w:ascii="Arial" w:hAnsi="Arial" w:eastAsia="Arial" w:cs="Arial"/>
          <w:b/>
          <w:sz w:val="22"/>
          <w:szCs w:val="22"/>
          <w:rtl w:val="0"/>
        </w:rPr>
        <w:t>Responsible person</w:t>
      </w:r>
    </w:p>
    <w:p w14:paraId="000005C9">
      <w:pPr>
        <w:pBdr>
          <w:top w:val="single" w:color="000000" w:sz="4" w:space="1"/>
          <w:left w:val="single" w:color="000000" w:sz="4" w:space="4"/>
          <w:bottom w:val="single" w:color="000000" w:sz="4" w:space="1"/>
          <w:right w:val="single" w:color="000000" w:sz="4" w:space="4"/>
          <w:between w:val="single" w:color="000000" w:sz="4" w:space="1"/>
        </w:pBdr>
        <w:spacing w:before="60" w:after="60"/>
        <w:rPr>
          <w:rFonts w:ascii="Arial" w:hAnsi="Arial" w:eastAsia="Arial" w:cs="Arial"/>
          <w:b/>
          <w:sz w:val="22"/>
          <w:szCs w:val="22"/>
        </w:rPr>
      </w:pPr>
    </w:p>
    <w:p w14:paraId="000005CA">
      <w:pPr>
        <w:pBdr>
          <w:top w:val="single" w:color="000000" w:sz="4" w:space="1"/>
          <w:left w:val="single" w:color="000000" w:sz="4" w:space="4"/>
          <w:bottom w:val="single" w:color="000000" w:sz="4" w:space="1"/>
          <w:right w:val="single" w:color="000000" w:sz="4" w:space="4"/>
          <w:between w:val="single" w:color="000000" w:sz="4" w:space="1"/>
        </w:pBdr>
        <w:spacing w:before="60" w:after="60"/>
        <w:rPr>
          <w:rFonts w:ascii="Tahoma" w:hAnsi="Tahoma" w:eastAsia="Tahoma" w:cs="Tahoma"/>
          <w:i/>
          <w:sz w:val="18"/>
          <w:szCs w:val="18"/>
        </w:rPr>
      </w:pPr>
      <w:r>
        <w:rPr>
          <w:rFonts w:ascii="Arial" w:hAnsi="Arial" w:eastAsia="Arial" w:cs="Arial"/>
          <w:b/>
          <w:sz w:val="22"/>
          <w:szCs w:val="22"/>
          <w:rtl w:val="0"/>
        </w:rPr>
        <w:t>Name / Signature</w:t>
      </w:r>
      <w:r>
        <w:rPr>
          <w:rFonts w:ascii="Arial" w:hAnsi="Arial" w:eastAsia="Arial" w:cs="Arial"/>
          <w:sz w:val="22"/>
          <w:szCs w:val="22"/>
          <w:rtl w:val="0"/>
        </w:rPr>
        <w:t xml:space="preserve">  ___SAMY ELSAYED ABD ELMAWGOUD ___________________________________30/10/2024_________</w:t>
      </w:r>
      <w:r>
        <w:rPr>
          <w:rFonts w:ascii="Tahoma" w:hAnsi="Tahoma" w:eastAsia="Tahoma" w:cs="Tahoma"/>
          <w:i/>
          <w:sz w:val="18"/>
          <w:szCs w:val="18"/>
          <w:rtl w:val="0"/>
        </w:rPr>
        <w:t xml:space="preserve">      Date ________________________________</w:t>
      </w:r>
    </w:p>
    <w:p w14:paraId="000005CB">
      <w:pPr>
        <w:pBdr>
          <w:top w:val="single" w:color="000000" w:sz="4" w:space="1"/>
          <w:left w:val="single" w:color="000000" w:sz="4" w:space="4"/>
          <w:bottom w:val="single" w:color="000000" w:sz="4" w:space="1"/>
          <w:right w:val="single" w:color="000000" w:sz="4" w:space="4"/>
          <w:between w:val="single" w:color="000000" w:sz="4" w:space="1"/>
        </w:pBdr>
      </w:pPr>
    </w:p>
    <w:p w14:paraId="000005CC">
      <w:pPr>
        <w:pBdr>
          <w:top w:val="single" w:color="000000" w:sz="4" w:space="1"/>
          <w:left w:val="single" w:color="000000" w:sz="4" w:space="4"/>
          <w:bottom w:val="single" w:color="000000" w:sz="4" w:space="1"/>
          <w:right w:val="single" w:color="000000" w:sz="4" w:space="4"/>
          <w:between w:val="single" w:color="000000" w:sz="4" w:space="1"/>
        </w:pBdr>
      </w:pPr>
    </w:p>
    <w:p w14:paraId="000005CD">
      <w:pPr>
        <w:pBdr>
          <w:top w:val="single" w:color="000000" w:sz="4" w:space="1"/>
          <w:left w:val="single" w:color="000000" w:sz="4" w:space="4"/>
          <w:bottom w:val="single" w:color="000000" w:sz="4" w:space="1"/>
          <w:right w:val="single" w:color="000000" w:sz="4" w:space="4"/>
          <w:between w:val="single" w:color="000000" w:sz="4" w:space="1"/>
        </w:pBdr>
      </w:pPr>
    </w:p>
    <w:sectPr>
      <w:pgSz w:w="16838" w:h="11906" w:orient="landscape"/>
      <w:pgMar w:top="425" w:right="284" w:bottom="425" w:left="567" w:header="709" w:footer="709"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Tahoma">
    <w:panose1 w:val="020B0604030504040204"/>
    <w:charset w:val="00"/>
    <w:family w:val="auto"/>
    <w:pitch w:val="default"/>
    <w:sig w:usb0="E1002EFF" w:usb1="C000605B" w:usb2="00000029" w:usb3="00000000" w:csb0="200101FF" w:csb1="20280000"/>
  </w:font>
  <w:font w:name="CG Times">
    <w:altName w:val="Segoe Print"/>
    <w:panose1 w:val="00000000000000000000"/>
    <w:charset w:val="00"/>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font>
  <w:font w:name="Verdana">
    <w:panose1 w:val="020B0604030504040204"/>
    <w:charset w:val="00"/>
    <w:family w:val="auto"/>
    <w:pitch w:val="default"/>
    <w:sig w:usb0="A00006FF" w:usb1="4000205B" w:usb2="00000010" w:usb3="00000000" w:csb0="2000019F" w:csb1="00000000"/>
  </w:font>
  <w:font w:name="Arial Narrow">
    <w:panose1 w:val="020B0606020202030204"/>
    <w:charset w:val="00"/>
    <w:family w:val="auto"/>
    <w:pitch w:val="default"/>
    <w:sig w:usb0="00000287" w:usb1="00000800" w:usb2="00000000" w:usb3="00000000" w:csb0="2000009F" w:csb1="DFD70000"/>
  </w:font>
  <w:font w:name="Noto Sans Symbols">
    <w:altName w:val="Segoe Print"/>
    <w:panose1 w:val="00000000000000000000"/>
    <w:charset w:val="00"/>
    <w:family w:val="auto"/>
    <w:pitch w:val="default"/>
    <w:sig w:usb0="00000000" w:usb1="00000000" w:usb2="00000000" w:usb3="00000000" w:csb0="00000000" w:csb1="00000000"/>
  </w:font>
  <w:font w:name="Arial Unicode MS">
    <w:altName w:val="Arial"/>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5D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153"/>
        <w:tab w:val="center" w:pos="5528"/>
        <w:tab w:val="right" w:pos="8306"/>
      </w:tabs>
      <w:spacing w:before="0" w:after="0" w:line="240" w:lineRule="auto"/>
      <w:ind w:left="0" w:right="0" w:firstLine="0"/>
      <w:jc w:val="right"/>
      <w:rPr>
        <w:rFonts w:ascii="Times New Roman" w:hAnsi="Times New Roman" w:eastAsia="Times New Roman" w:cs="Times New Roman"/>
        <w:b w:val="0"/>
        <w:i w:val="0"/>
        <w:smallCaps w:val="0"/>
        <w:strike w:val="0"/>
        <w:color w:val="000000"/>
        <w:sz w:val="20"/>
        <w:szCs w:val="20"/>
        <w:u w:val="none"/>
        <w:shd w:val="clear" w:fill="auto"/>
        <w:vertAlign w:val="baseline"/>
      </w:rPr>
    </w:pPr>
    <w:r>
      <w:rPr>
        <w:rFonts w:ascii="Times New Roman" w:hAnsi="Times New Roman" w:eastAsia="Times New Roman" w:cs="Times New Roman"/>
        <w:b/>
        <w:i w:val="0"/>
        <w:smallCaps w:val="0"/>
        <w:strike w:val="0"/>
        <w:color w:val="000000"/>
        <w:sz w:val="24"/>
        <w:szCs w:val="24"/>
        <w:u w:val="none"/>
        <w:shd w:val="clear" w:fill="auto"/>
        <w:vertAlign w:val="baseline"/>
      </w:rPr>
      <w:fldChar w:fldCharType="begin"/>
    </w:r>
    <w:r>
      <w:rPr>
        <w:rFonts w:ascii="Times New Roman" w:hAnsi="Times New Roman" w:eastAsia="Times New Roman" w:cs="Times New Roman"/>
        <w:b/>
        <w:i w:val="0"/>
        <w:smallCaps w:val="0"/>
        <w:strike w:val="0"/>
        <w:color w:val="000000"/>
        <w:sz w:val="24"/>
        <w:szCs w:val="24"/>
        <w:u w:val="none"/>
        <w:shd w:val="clear" w:fill="auto"/>
        <w:vertAlign w:val="baseline"/>
      </w:rPr>
      <w:instrText xml:space="preserve">PAGE</w:instrText>
    </w:r>
    <w:r>
      <w:rPr>
        <w:rFonts w:ascii="Times New Roman" w:hAnsi="Times New Roman" w:eastAsia="Times New Roman" w:cs="Times New Roman"/>
        <w:b/>
        <w:i w:val="0"/>
        <w:smallCaps w:val="0"/>
        <w:strike w:val="0"/>
        <w:color w:val="000000"/>
        <w:sz w:val="24"/>
        <w:szCs w:val="24"/>
        <w:u w:val="none"/>
        <w:shd w:val="clear" w:fill="auto"/>
        <w:vertAlign w:val="baseline"/>
      </w:rPr>
      <w:fldChar w:fldCharType="separate"/>
    </w:r>
    <w:r>
      <w:rPr>
        <w:rFonts w:ascii="Times New Roman" w:hAnsi="Times New Roman" w:eastAsia="Times New Roman" w:cs="Times New Roman"/>
        <w:b/>
        <w:i w:val="0"/>
        <w:smallCaps w:val="0"/>
        <w:strike w:val="0"/>
        <w:color w:val="000000"/>
        <w:sz w:val="24"/>
        <w:szCs w:val="24"/>
        <w:u w:val="none"/>
        <w:shd w:val="clear" w:fill="auto"/>
        <w:vertAlign w:val="baseline"/>
      </w:rPr>
      <w:fldChar w:fldCharType="end"/>
    </w:r>
    <w:r>
      <w:rPr>
        <w:rFonts w:ascii="Times New Roman" w:hAnsi="Times New Roman" w:eastAsia="Times New Roman" w:cs="Times New Roman"/>
        <w:b w:val="0"/>
        <w:i w:val="0"/>
        <w:smallCaps w:val="0"/>
        <w:strike w:val="0"/>
        <w:color w:val="000000"/>
        <w:sz w:val="20"/>
        <w:szCs w:val="20"/>
        <w:u w:val="none"/>
        <w:shd w:val="clear" w:fill="auto"/>
        <w:vertAlign w:val="baseline"/>
        <w:rtl w:val="0"/>
      </w:rPr>
      <w:t xml:space="preserve"> of </w:t>
    </w:r>
    <w:r>
      <w:rPr>
        <w:rFonts w:ascii="Times New Roman" w:hAnsi="Times New Roman" w:eastAsia="Times New Roman" w:cs="Times New Roman"/>
        <w:b/>
        <w:i w:val="0"/>
        <w:smallCaps w:val="0"/>
        <w:strike w:val="0"/>
        <w:color w:val="000000"/>
        <w:sz w:val="24"/>
        <w:szCs w:val="24"/>
        <w:u w:val="none"/>
        <w:shd w:val="clear" w:fill="auto"/>
        <w:vertAlign w:val="baseline"/>
      </w:rPr>
      <w:fldChar w:fldCharType="begin"/>
    </w:r>
    <w:r>
      <w:rPr>
        <w:rFonts w:ascii="Times New Roman" w:hAnsi="Times New Roman" w:eastAsia="Times New Roman" w:cs="Times New Roman"/>
        <w:b/>
        <w:i w:val="0"/>
        <w:smallCaps w:val="0"/>
        <w:strike w:val="0"/>
        <w:color w:val="000000"/>
        <w:sz w:val="24"/>
        <w:szCs w:val="24"/>
        <w:u w:val="none"/>
        <w:shd w:val="clear" w:fill="auto"/>
        <w:vertAlign w:val="baseline"/>
      </w:rPr>
      <w:instrText xml:space="preserve">NUMPAGES</w:instrText>
    </w:r>
    <w:r>
      <w:rPr>
        <w:rFonts w:ascii="Times New Roman" w:hAnsi="Times New Roman" w:eastAsia="Times New Roman" w:cs="Times New Roman"/>
        <w:b/>
        <w:i w:val="0"/>
        <w:smallCaps w:val="0"/>
        <w:strike w:val="0"/>
        <w:color w:val="000000"/>
        <w:sz w:val="24"/>
        <w:szCs w:val="24"/>
        <w:u w:val="none"/>
        <w:shd w:val="clear" w:fill="auto"/>
        <w:vertAlign w:val="baseline"/>
      </w:rPr>
      <w:fldChar w:fldCharType="separate"/>
    </w:r>
    <w:r>
      <w:rPr>
        <w:rFonts w:ascii="Times New Roman" w:hAnsi="Times New Roman" w:eastAsia="Times New Roman" w:cs="Times New Roman"/>
        <w:b/>
        <w:i w:val="0"/>
        <w:smallCaps w:val="0"/>
        <w:strike w:val="0"/>
        <w:color w:val="000000"/>
        <w:sz w:val="24"/>
        <w:szCs w:val="24"/>
        <w:u w:val="none"/>
        <w:shd w:val="clear" w:fill="auto"/>
        <w:vertAlign w:val="baseline"/>
      </w:rPr>
      <w:fldChar w:fldCharType="end"/>
    </w:r>
    <w:r>
      <w:rPr>
        <w:rFonts w:ascii="Times New Roman" w:hAnsi="Times New Roman" w:eastAsia="Times New Roman" w:cs="Times New Roman"/>
        <w:b/>
        <w:i w:val="0"/>
        <w:smallCaps w:val="0"/>
        <w:strike w:val="0"/>
        <w:color w:val="000000"/>
        <w:sz w:val="24"/>
        <w:szCs w:val="24"/>
        <w:u w:val="none"/>
        <w:shd w:val="clear" w:fill="auto"/>
        <w:vertAlign w:val="baseline"/>
        <w:rtl w:val="0"/>
      </w:rPr>
      <w:t xml:space="preserve"> </w:t>
    </w:r>
    <w:r>
      <w:rPr>
        <w:rFonts w:ascii="Times New Roman" w:hAnsi="Times New Roman" w:eastAsia="Times New Roman" w:cs="Times New Roman"/>
        <w:b w:val="0"/>
        <w:i w:val="0"/>
        <w:smallCaps w:val="0"/>
        <w:strike w:val="0"/>
        <w:color w:val="000000"/>
        <w:sz w:val="20"/>
        <w:szCs w:val="20"/>
        <w:u w:val="none"/>
        <w:shd w:val="clear" w:fill="auto"/>
        <w:vertAlign w:val="baseline"/>
        <w:rtl w:val="0"/>
      </w:rPr>
      <w:t>SMA/CMF/01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5C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320"/>
        <w:tab w:val="right" w:pos="8640"/>
      </w:tabs>
      <w:spacing w:before="0" w:after="0" w:line="240" w:lineRule="auto"/>
      <w:ind w:left="0" w:right="0" w:firstLine="0"/>
      <w:jc w:val="left"/>
      <w:rPr>
        <w:rFonts w:ascii="Times New Roman" w:hAnsi="Times New Roman" w:eastAsia="Times New Roman" w:cs="Times New Roman"/>
        <w:b w:val="0"/>
        <w:i w:val="0"/>
        <w:smallCaps w:val="0"/>
        <w:strike w:val="0"/>
        <w:color w:val="000000"/>
        <w:sz w:val="20"/>
        <w:szCs w:val="20"/>
        <w:u w:val="none"/>
        <w:shd w:val="clear" w:fill="auto"/>
        <w:vertAlign w:val="baseline"/>
      </w:rPr>
    </w:pPr>
  </w:p>
  <w:p w14:paraId="000005CF"/>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49FDB7"/>
    <w:multiLevelType w:val="multilevel"/>
    <w:tmpl w:val="8649FDB7"/>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1">
    <w:nsid w:val="5E880948"/>
    <w:multiLevelType w:val="multilevel"/>
    <w:tmpl w:val="5E880948"/>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num w:numId="1">
    <w:abstractNumId w:val="1"/>
  </w:num>
  <w:num w:numId="2">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Samy Elsayed">
    <w15:presenceInfo w15:providerId="None" w15:userId="Samy Elsaye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0A082AC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name="heading 2"/>
    <w:lsdException w:qFormat="1" w:unhideWhenUsed="0" w:uiPriority="0" w:semiHidden="0" w:name="heading 3"/>
    <w:lsdException w:unhideWhenUsed="0" w:uiPriority="0" w:semiHidden="0" w:name="heading 4"/>
    <w:lsdException w:qFormat="1" w:uiPriority="9"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iPriority="99"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eastAsia="Times New Roman" w:cs="Times New Roman"/>
      <w:sz w:val="20"/>
      <w:szCs w:val="20"/>
      <w:lang w:val="en-GB" w:eastAsia="pl-PL"/>
    </w:rPr>
  </w:style>
  <w:style w:type="paragraph" w:styleId="2">
    <w:name w:val="heading 1"/>
    <w:next w:val="1"/>
    <w:link w:val="20"/>
    <w:qFormat/>
    <w:uiPriority w:val="0"/>
    <w:pPr>
      <w:keepNext/>
      <w:outlineLvl w:val="0"/>
    </w:pPr>
    <w:rPr>
      <w:rFonts w:ascii="Arial" w:hAnsi="Arial"/>
      <w:b/>
      <w:lang w:val="en-US"/>
    </w:rPr>
  </w:style>
  <w:style w:type="paragraph" w:styleId="3">
    <w:name w:val="heading 2"/>
    <w:next w:val="1"/>
    <w:link w:val="26"/>
    <w:semiHidden/>
    <w:unhideWhenUsed/>
    <w:qFormat/>
    <w:uiPriority w:val="9"/>
    <w:pPr>
      <w:keepNext/>
      <w:keepLines/>
      <w:spacing w:before="40"/>
      <w:outlineLvl w:val="1"/>
    </w:pPr>
    <w:rPr>
      <w:rFonts w:asciiTheme="majorHAnsi" w:hAnsiTheme="majorHAnsi" w:eastAsiaTheme="majorEastAsia" w:cstheme="majorBidi"/>
      <w:color w:val="376092" w:themeColor="accent1" w:themeShade="BF"/>
      <w:sz w:val="26"/>
      <w:szCs w:val="26"/>
      <w:lang w:val="en-US"/>
    </w:rPr>
  </w:style>
  <w:style w:type="paragraph" w:styleId="4">
    <w:name w:val="heading 3"/>
    <w:next w:val="1"/>
    <w:link w:val="21"/>
    <w:qFormat/>
    <w:uiPriority w:val="0"/>
    <w:pPr>
      <w:keepNext/>
      <w:outlineLvl w:val="2"/>
    </w:pPr>
    <w:rPr>
      <w:rFonts w:ascii="Arial" w:hAnsi="Arial"/>
      <w:b/>
      <w:sz w:val="22"/>
      <w:lang w:val="en-US"/>
    </w:rPr>
  </w:style>
  <w:style w:type="paragraph" w:styleId="5">
    <w:name w:val="heading 4"/>
    <w:basedOn w:val="1"/>
    <w:next w:val="1"/>
    <w:uiPriority w:val="0"/>
    <w:pPr>
      <w:keepNext/>
      <w:keepLines/>
      <w:pageBreakBefore w:val="0"/>
      <w:spacing w:before="240" w:after="40"/>
    </w:pPr>
    <w:rPr>
      <w:b/>
      <w:sz w:val="24"/>
      <w:szCs w:val="24"/>
    </w:rPr>
  </w:style>
  <w:style w:type="paragraph" w:styleId="6">
    <w:name w:val="heading 5"/>
    <w:next w:val="1"/>
    <w:link w:val="22"/>
    <w:semiHidden/>
    <w:unhideWhenUsed/>
    <w:qFormat/>
    <w:uiPriority w:val="9"/>
    <w:pPr>
      <w:keepNext/>
      <w:keepLines/>
      <w:spacing w:before="200"/>
      <w:outlineLvl w:val="4"/>
    </w:pPr>
    <w:rPr>
      <w:rFonts w:asciiTheme="majorHAnsi" w:hAnsiTheme="majorHAnsi" w:eastAsiaTheme="majorEastAsia" w:cstheme="majorBidi"/>
      <w:color w:val="254061" w:themeColor="accent1" w:themeShade="80"/>
      <w:lang w:val="en-US"/>
    </w:rPr>
  </w:style>
  <w:style w:type="paragraph" w:styleId="7">
    <w:name w:val="heading 6"/>
    <w:basedOn w:val="1"/>
    <w:next w:val="1"/>
    <w:uiPriority w:val="0"/>
    <w:pPr>
      <w:keepNext/>
      <w:keepLines/>
      <w:pageBreakBefore w:val="0"/>
      <w:spacing w:before="200" w:after="40"/>
    </w:pPr>
    <w:rPr>
      <w:b/>
      <w:sz w:val="20"/>
      <w:szCs w:val="20"/>
    </w:rPr>
  </w:style>
  <w:style w:type="character" w:default="1" w:styleId="8">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10">
    <w:name w:val="Balloon Text"/>
    <w:basedOn w:val="1"/>
    <w:link w:val="19"/>
    <w:semiHidden/>
    <w:unhideWhenUsed/>
    <w:uiPriority w:val="99"/>
    <w:rPr>
      <w:rFonts w:ascii="Tahoma" w:hAnsi="Tahoma" w:cs="Tahoma"/>
      <w:sz w:val="16"/>
      <w:szCs w:val="16"/>
    </w:rPr>
  </w:style>
  <w:style w:type="paragraph" w:styleId="11">
    <w:name w:val="Body Text"/>
    <w:basedOn w:val="1"/>
    <w:link w:val="25"/>
    <w:qFormat/>
    <w:uiPriority w:val="0"/>
    <w:pPr>
      <w:jc w:val="both"/>
    </w:pPr>
    <w:rPr>
      <w:rFonts w:ascii="CG Times" w:hAnsi="CG Times"/>
      <w:sz w:val="24"/>
      <w:lang w:val="zh-CN" w:eastAsia="en-US"/>
    </w:rPr>
  </w:style>
  <w:style w:type="paragraph" w:styleId="12">
    <w:name w:val="footer"/>
    <w:basedOn w:val="1"/>
    <w:link w:val="23"/>
    <w:unhideWhenUsed/>
    <w:uiPriority w:val="99"/>
    <w:pPr>
      <w:tabs>
        <w:tab w:val="center" w:pos="4153"/>
        <w:tab w:val="right" w:pos="8306"/>
      </w:tabs>
    </w:pPr>
  </w:style>
  <w:style w:type="paragraph" w:styleId="13">
    <w:name w:val="header"/>
    <w:basedOn w:val="1"/>
    <w:link w:val="18"/>
    <w:uiPriority w:val="0"/>
    <w:pPr>
      <w:tabs>
        <w:tab w:val="center" w:pos="4320"/>
        <w:tab w:val="right" w:pos="8640"/>
      </w:tabs>
    </w:pPr>
  </w:style>
  <w:style w:type="paragraph" w:styleId="14">
    <w:name w:val="Subtitle"/>
    <w:basedOn w:val="1"/>
    <w:next w:val="1"/>
    <w:qFormat/>
    <w:uiPriority w:val="0"/>
    <w:pPr>
      <w:keepNext/>
      <w:keepLines/>
      <w:pageBreakBefore w:val="0"/>
      <w:spacing w:before="360" w:after="80"/>
    </w:pPr>
    <w:rPr>
      <w:rFonts w:ascii="Georgia" w:hAnsi="Georgia" w:eastAsia="Georgia" w:cs="Georgia"/>
      <w:i/>
      <w:color w:val="666666"/>
      <w:sz w:val="48"/>
      <w:szCs w:val="48"/>
    </w:rPr>
  </w:style>
  <w:style w:type="table" w:styleId="15">
    <w:name w:val="Table Grid"/>
    <w:basedOn w:val="16"/>
    <w:qFormat/>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customStyle="1" w:styleId="16">
    <w:name w:val="Table Normal1"/>
    <w:uiPriority w:val="0"/>
  </w:style>
  <w:style w:type="paragraph" w:styleId="17">
    <w:name w:val="Title"/>
    <w:basedOn w:val="1"/>
    <w:next w:val="1"/>
    <w:uiPriority w:val="0"/>
    <w:pPr>
      <w:keepNext/>
      <w:keepLines/>
      <w:pageBreakBefore w:val="0"/>
      <w:spacing w:before="480" w:after="120"/>
    </w:pPr>
    <w:rPr>
      <w:b/>
      <w:sz w:val="72"/>
      <w:szCs w:val="72"/>
    </w:rPr>
  </w:style>
  <w:style w:type="character" w:customStyle="1" w:styleId="18">
    <w:name w:val="Header Char"/>
    <w:basedOn w:val="8"/>
    <w:link w:val="13"/>
    <w:uiPriority w:val="0"/>
    <w:rPr>
      <w:rFonts w:ascii="Times New Roman" w:hAnsi="Times New Roman" w:eastAsia="Times New Roman" w:cs="Times New Roman"/>
      <w:sz w:val="20"/>
      <w:szCs w:val="20"/>
      <w:lang w:val="en-GB" w:eastAsia="pl-PL"/>
    </w:rPr>
  </w:style>
  <w:style w:type="character" w:customStyle="1" w:styleId="19">
    <w:name w:val="Balloon Text Char"/>
    <w:basedOn w:val="8"/>
    <w:link w:val="10"/>
    <w:semiHidden/>
    <w:uiPriority w:val="99"/>
    <w:rPr>
      <w:rFonts w:ascii="Tahoma" w:hAnsi="Tahoma" w:eastAsia="Times New Roman" w:cs="Tahoma"/>
      <w:sz w:val="16"/>
      <w:szCs w:val="16"/>
      <w:lang w:val="en-GB" w:eastAsia="pl-PL"/>
    </w:rPr>
  </w:style>
  <w:style w:type="character" w:customStyle="1" w:styleId="20">
    <w:name w:val="Heading 1 Char"/>
    <w:basedOn w:val="8"/>
    <w:link w:val="2"/>
    <w:uiPriority w:val="0"/>
    <w:rPr>
      <w:rFonts w:ascii="Arial" w:hAnsi="Arial" w:eastAsia="Times New Roman" w:cs="Times New Roman"/>
      <w:b/>
      <w:sz w:val="20"/>
      <w:szCs w:val="20"/>
      <w:lang w:eastAsia="pl-PL"/>
    </w:rPr>
  </w:style>
  <w:style w:type="character" w:customStyle="1" w:styleId="21">
    <w:name w:val="Heading 3 Char"/>
    <w:basedOn w:val="8"/>
    <w:link w:val="4"/>
    <w:uiPriority w:val="0"/>
    <w:rPr>
      <w:rFonts w:ascii="Arial" w:hAnsi="Arial" w:eastAsia="Times New Roman" w:cs="Times New Roman"/>
      <w:b/>
      <w:szCs w:val="20"/>
      <w:lang w:eastAsia="pl-PL"/>
    </w:rPr>
  </w:style>
  <w:style w:type="character" w:customStyle="1" w:styleId="22">
    <w:name w:val="Heading 5 Char"/>
    <w:basedOn w:val="8"/>
    <w:link w:val="6"/>
    <w:semiHidden/>
    <w:uiPriority w:val="9"/>
    <w:rPr>
      <w:rFonts w:asciiTheme="majorHAnsi" w:hAnsiTheme="majorHAnsi" w:eastAsiaTheme="majorEastAsia" w:cstheme="majorBidi"/>
      <w:color w:val="254061" w:themeColor="accent1" w:themeShade="80"/>
      <w:sz w:val="20"/>
      <w:szCs w:val="20"/>
      <w:lang w:val="en-GB" w:eastAsia="pl-PL"/>
    </w:rPr>
  </w:style>
  <w:style w:type="character" w:customStyle="1" w:styleId="23">
    <w:name w:val="Footer Char"/>
    <w:basedOn w:val="8"/>
    <w:link w:val="12"/>
    <w:uiPriority w:val="99"/>
    <w:rPr>
      <w:rFonts w:ascii="Times New Roman" w:hAnsi="Times New Roman" w:eastAsia="Times New Roman" w:cs="Times New Roman"/>
      <w:sz w:val="20"/>
      <w:szCs w:val="20"/>
      <w:lang w:val="en-GB" w:eastAsia="pl-PL"/>
    </w:rPr>
  </w:style>
  <w:style w:type="paragraph" w:styleId="24">
    <w:name w:val="List Paragraph"/>
    <w:basedOn w:val="1"/>
    <w:qFormat/>
    <w:uiPriority w:val="34"/>
    <w:pPr>
      <w:spacing w:after="200" w:line="276" w:lineRule="auto"/>
      <w:ind w:left="720"/>
      <w:contextualSpacing/>
    </w:pPr>
    <w:rPr>
      <w:rFonts w:ascii="Calibri" w:hAnsi="Calibri" w:eastAsia="Calibri"/>
      <w:sz w:val="22"/>
      <w:szCs w:val="22"/>
      <w:lang w:eastAsia="en-US"/>
    </w:rPr>
  </w:style>
  <w:style w:type="character" w:customStyle="1" w:styleId="25">
    <w:name w:val="Body Text Char"/>
    <w:basedOn w:val="8"/>
    <w:link w:val="11"/>
    <w:qFormat/>
    <w:uiPriority w:val="0"/>
    <w:rPr>
      <w:rFonts w:ascii="CG Times" w:hAnsi="CG Times" w:eastAsia="Times New Roman" w:cs="Times New Roman"/>
      <w:sz w:val="24"/>
      <w:szCs w:val="20"/>
      <w:lang w:val="zh-CN"/>
    </w:rPr>
  </w:style>
  <w:style w:type="character" w:customStyle="1" w:styleId="26">
    <w:name w:val="Heading 2 Char"/>
    <w:basedOn w:val="8"/>
    <w:link w:val="3"/>
    <w:semiHidden/>
    <w:qFormat/>
    <w:uiPriority w:val="9"/>
    <w:rPr>
      <w:rFonts w:asciiTheme="majorHAnsi" w:hAnsiTheme="majorHAnsi" w:eastAsiaTheme="majorEastAsia" w:cstheme="majorBidi"/>
      <w:color w:val="376092" w:themeColor="accent1" w:themeShade="BF"/>
      <w:sz w:val="26"/>
      <w:szCs w:val="26"/>
      <w:lang w:val="en-GB" w:eastAsia="pl-PL"/>
    </w:rPr>
  </w:style>
  <w:style w:type="table" w:customStyle="1" w:styleId="27">
    <w:name w:val="_Style 31"/>
    <w:basedOn w:val="16"/>
    <w:qFormat/>
    <w:uiPriority w:val="0"/>
    <w:tblPr>
      <w:tblCellMar>
        <w:top w:w="0" w:type="dxa"/>
        <w:left w:w="115" w:type="dxa"/>
        <w:bottom w:w="0" w:type="dxa"/>
        <w:right w:w="115" w:type="dxa"/>
      </w:tblCellMar>
    </w:tblPr>
  </w:style>
  <w:style w:type="table" w:customStyle="1" w:styleId="28">
    <w:name w:val="_Style 32"/>
    <w:basedOn w:val="16"/>
    <w:qFormat/>
    <w:uiPriority w:val="0"/>
    <w:tblPr>
      <w:tblCellMar>
        <w:top w:w="0" w:type="dxa"/>
        <w:left w:w="115" w:type="dxa"/>
        <w:bottom w:w="0" w:type="dxa"/>
        <w:right w:w="115" w:type="dxa"/>
      </w:tblCellMar>
    </w:tblPr>
  </w:style>
  <w:style w:type="table" w:customStyle="1" w:styleId="29">
    <w:name w:val="_Style 33"/>
    <w:basedOn w:val="16"/>
    <w:qFormat/>
    <w:uiPriority w:val="0"/>
    <w:tblPr>
      <w:tblCellMar>
        <w:top w:w="0" w:type="dxa"/>
        <w:left w:w="115" w:type="dxa"/>
        <w:bottom w:w="0" w:type="dxa"/>
        <w:right w:w="115" w:type="dxa"/>
      </w:tblCellMar>
    </w:tblPr>
  </w:style>
  <w:style w:type="table" w:customStyle="1" w:styleId="30">
    <w:name w:val="_Style 34"/>
    <w:basedOn w:val="16"/>
    <w:qFormat/>
    <w:uiPriority w:val="0"/>
    <w:tblPr>
      <w:tblCellMar>
        <w:top w:w="0" w:type="dxa"/>
        <w:left w:w="115" w:type="dxa"/>
        <w:bottom w:w="0" w:type="dxa"/>
        <w:right w:w="115" w:type="dxa"/>
      </w:tblCellMar>
    </w:tblPr>
  </w:style>
  <w:style w:type="table" w:customStyle="1" w:styleId="31">
    <w:name w:val="_Style 35"/>
    <w:basedOn w:val="16"/>
    <w:qFormat/>
    <w:uiPriority w:val="0"/>
    <w:tblPr>
      <w:tblCellMar>
        <w:top w:w="0" w:type="dxa"/>
        <w:left w:w="115" w:type="dxa"/>
        <w:bottom w:w="0" w:type="dxa"/>
        <w:right w:w="115" w:type="dxa"/>
      </w:tblCellMar>
    </w:tblPr>
  </w:style>
  <w:style w:type="table" w:customStyle="1" w:styleId="32">
    <w:name w:val="_Style 36"/>
    <w:basedOn w:val="16"/>
    <w:qFormat/>
    <w:uiPriority w:val="0"/>
    <w:tblPr>
      <w:tblCellMar>
        <w:top w:w="0" w:type="dxa"/>
        <w:left w:w="115" w:type="dxa"/>
        <w:bottom w:w="0" w:type="dxa"/>
        <w:right w:w="115" w:type="dxa"/>
      </w:tblCellMar>
    </w:tbl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microsoft.com/office/2011/relationships/people" Target="people.xml"/><Relationship Id="rId12" Type="http://schemas.openxmlformats.org/officeDocument/2006/relationships/fontTable" Target="fontTable.xml"/><Relationship Id="rId11" Type="http://schemas.openxmlformats.org/officeDocument/2006/relationships/customXml" Target="../customXml/item2.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WGI1o2lTwuwqpg2mUACKVHUFxw==">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</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6</Pages>
  <TotalTime>0</TotalTime>
  <ScaleCrop>false</ScaleCrop>
  <LinksUpToDate>false</LinksUpToDate>
  <Application>WPS Office_12.2.0.18607_F1E327BC-269C-435d-A152-05C5408002CA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2024-03-13T11:09:00Z</dcterms:created>
  <dc:creator>Computec</dc:creator>
  <cp:lastModifiedBy>Compu City</cp:lastModifiedBy>
  <dcterms:modified xsi:type="dcterms:W3CDTF">2024-11-03T10:45:05Z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1033-12.2.0.18607</vt:lpwstr>
  </property>
  <property fmtid="{D5CDD505-2E9C-101B-9397-08002B2CF9AE}" pid="3" name="ICV">
    <vt:lpwstr>304CD568BD1E4A888E3150FDE89A8C76_13</vt:lpwstr>
  </property>
</Properties>
</file>